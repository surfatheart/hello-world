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8EE4F">
      <w:pPr>
        <w:spacing w:before="240" w:after="120"/>
        <w:jc w:val="center"/>
        <w:rPr>
          <w:rFonts w:ascii="黑体" w:hAnsi="黑体" w:eastAsia="黑体" w:cs="黑体"/>
          <w:b/>
          <w:bCs/>
          <w:color w:val="auto"/>
          <w:sz w:val="32"/>
          <w:szCs w:val="32"/>
        </w:rPr>
      </w:pPr>
      <w:r>
        <w:rPr>
          <w:rFonts w:ascii="黑体" w:hAnsi="黑体" w:eastAsia="黑体" w:cs="黑体"/>
          <w:b/>
          <w:bCs/>
          <w:color w:val="auto"/>
          <w:sz w:val="32"/>
          <w:szCs w:val="32"/>
        </w:rPr>
        <w:t>基于职业分层的中医Doctor头衔制度</w:t>
      </w:r>
    </w:p>
    <w:p w14:paraId="7E02EDBA">
      <w:pPr>
        <w:spacing w:before="240" w:after="120"/>
        <w:jc w:val="center"/>
        <w:rPr>
          <w:color w:val="auto"/>
        </w:rPr>
      </w:pPr>
      <w:r>
        <w:rPr>
          <w:rFonts w:hint="eastAsia" w:ascii="黑体" w:hAnsi="黑体" w:eastAsia="黑体" w:cs="黑体"/>
          <w:b/>
          <w:bCs/>
          <w:color w:val="auto"/>
          <w:sz w:val="32"/>
          <w:szCs w:val="32"/>
          <w:lang w:eastAsia="zh-CN"/>
        </w:rPr>
        <w:t>——</w:t>
      </w:r>
      <w:r>
        <w:rPr>
          <w:rFonts w:ascii="黑体" w:hAnsi="黑体" w:eastAsia="黑体" w:cs="黑体"/>
          <w:b/>
          <w:bCs/>
          <w:color w:val="auto"/>
          <w:sz w:val="32"/>
          <w:szCs w:val="32"/>
        </w:rPr>
        <w:t>安大略省实践与监管启示</w:t>
      </w:r>
    </w:p>
    <w:p w14:paraId="23AED5E0">
      <w:pPr>
        <w:spacing w:after="240"/>
        <w:jc w:val="center"/>
        <w:rPr>
          <w:color w:val="auto"/>
        </w:rPr>
      </w:pPr>
      <w:r>
        <w:rPr>
          <w:rFonts w:ascii="Times New Roman" w:hAnsi="Times New Roman" w:eastAsia="Times New Roman" w:cs="Times New Roman"/>
          <w:i/>
          <w:iCs/>
          <w:color w:val="auto"/>
          <w:sz w:val="22"/>
          <w:szCs w:val="22"/>
        </w:rPr>
        <w:t>Professional Stratification and the TCM Doctor Title in Ontario: Regulatory Practice and Policy Implications</w:t>
      </w:r>
    </w:p>
    <w:p w14:paraId="56FA9BA1">
      <w:pPr>
        <w:spacing w:after="80"/>
        <w:rPr>
          <w:color w:val="auto"/>
        </w:rPr>
      </w:pPr>
    </w:p>
    <w:p w14:paraId="37A82D72">
      <w:pPr>
        <w:spacing w:after="140" w:line="380" w:lineRule="auto"/>
        <w:jc w:val="both"/>
        <w:rPr>
          <w:color w:val="auto"/>
        </w:rPr>
      </w:pPr>
      <w:r>
        <w:rPr>
          <w:rFonts w:ascii="黑体" w:hAnsi="黑体" w:eastAsia="黑体" w:cs="黑体"/>
          <w:b/>
          <w:bCs/>
          <w:color w:val="auto"/>
        </w:rPr>
        <w:t>摘　要　</w:t>
      </w:r>
      <w:r>
        <w:rPr>
          <w:color w:val="auto"/>
        </w:rPr>
        <w:t>加拿大安大略省依托《受监管健康职业法》（RHPA）与《传统中医法》（2006），建立了较为完整的中医职业监管体系，并设立安大略省中医师与针灸师管理学院（CTCMPAO）作为法定监管机构。在既有注册中医师（R.TCMP）与注册针灸师（R.Ac）执业分类框架的基础上，安大略省近年推进Doctor头衔制度的制度化建构，以回应职业能力分层识别不足的现实困境。本文基于政策文本分析方法，从头衔制度属性、能力框架设计、教育路径规范及临床评估机制四个维度对相关监管文件进行系统梳理，并与美国、澳大利亚等国际制度进行比较。</w:t>
      </w:r>
    </w:p>
    <w:p w14:paraId="085D9E90">
      <w:pPr>
        <w:spacing w:after="140" w:line="380" w:lineRule="auto"/>
        <w:jc w:val="both"/>
        <w:rPr>
          <w:color w:val="auto"/>
        </w:rPr>
      </w:pPr>
      <w:r>
        <w:rPr>
          <w:color w:val="auto"/>
        </w:rPr>
        <w:t>研究</w:t>
      </w:r>
      <w:r>
        <w:rPr>
          <w:rFonts w:hint="eastAsia"/>
          <w:color w:val="auto"/>
          <w:lang w:val="en-US" w:eastAsia="zh-CN"/>
        </w:rPr>
        <w:t>表明</w:t>
      </w:r>
      <w:r>
        <w:rPr>
          <w:color w:val="auto"/>
        </w:rPr>
        <w:t>Doctor头衔制度并非单纯的称谓调整，而是中医职业监管体系内部专业分层与能力识别机制的制度化表达；该制度有助于提升患者对执业者专业能力的辨识度、强化执业责任，并推动中医在主流医疗体系中获得制度认可。与加拿大其他省份及美国部分州的比较表明，安大略模式在职业头衔保护与监管结构方面具有较高规范性，对国际中医职业制度建设具有参考价值。</w:t>
      </w:r>
    </w:p>
    <w:p w14:paraId="34DD7BF8">
      <w:pPr>
        <w:spacing w:after="140" w:line="380" w:lineRule="auto"/>
        <w:jc w:val="both"/>
        <w:rPr>
          <w:color w:val="auto"/>
        </w:rPr>
      </w:pPr>
      <w:r>
        <w:rPr>
          <w:rFonts w:ascii="黑体" w:hAnsi="黑体" w:eastAsia="黑体" w:cs="黑体"/>
          <w:b/>
          <w:bCs/>
          <w:color w:val="auto"/>
        </w:rPr>
        <w:t>关键词　</w:t>
      </w:r>
      <w:r>
        <w:rPr>
          <w:color w:val="auto"/>
        </w:rPr>
        <w:t>中医职业监管；Doctor头衔；安大略省；职业分层；职业资格制度；传统医学监管</w:t>
      </w:r>
    </w:p>
    <w:p w14:paraId="02819B88">
      <w:pPr>
        <w:spacing w:after="80"/>
        <w:rPr>
          <w:color w:val="auto"/>
        </w:rPr>
      </w:pPr>
    </w:p>
    <w:p w14:paraId="699D6F9A">
      <w:pPr>
        <w:spacing w:after="140" w:line="380" w:lineRule="auto"/>
        <w:jc w:val="both"/>
        <w:rPr>
          <w:color w:val="auto"/>
        </w:rPr>
      </w:pPr>
      <w:r>
        <w:rPr>
          <w:rFonts w:ascii="Times New Roman" w:hAnsi="Times New Roman" w:eastAsia="Times New Roman" w:cs="Times New Roman"/>
          <w:b/>
          <w:bCs/>
          <w:color w:val="auto"/>
        </w:rPr>
        <w:t>Abstract　</w:t>
      </w:r>
      <w:r>
        <w:rPr>
          <w:rFonts w:ascii="Times New Roman" w:hAnsi="Times New Roman" w:eastAsia="Times New Roman" w:cs="Times New Roman"/>
          <w:color w:val="auto"/>
        </w:rPr>
        <w:t>Ontario, Canada has established a comprehensive regulatory framework for Traditional Chinese Medicine (TCM) practice through the Regulated Health Professions Act (RHPA) and the Traditional Chinese Medicine Act (2006), administered by the College of Traditional Chinese Medicine Practitioners and Acupuncturists of Ontario (CTCMPAO). Building upon the existing registration categories of Registered TCM Practitioner (R.TCMP) and Registered Acupuncturist (R.Ac), Ontario has progressively institutionalized a Doctor-class titling system to address limitations in recognizing differentiated clinical competency within the profession. Based on systematic policy-text analysis, this study examines the institutional attributes of the Doctor title, competency framework design, educational pathway requirements, and clinical assessment mechanisms, with comparative reference to regulatory models in the United States and Australia. The findings indicate that the Doctor title system constitutes a formal institutionalization of professional stratification and competency recognition within TCM regulation, rather than a mere nomenclatural adjustment. The system serves to enhance public discernment of practitioner competency, reinforce professional accountability, and advance TCM’s institutional recognition within mainstream healthcare. Comparative analysis with other Canadian provinces and selected US states demonstrates that the Ontario model exhibits a high degree of regulatory coherence in title protection and governance structure, offering meaningful reference for international TCM professional institution-building.</w:t>
      </w:r>
    </w:p>
    <w:p w14:paraId="51F46459">
      <w:pPr>
        <w:spacing w:after="140" w:line="380" w:lineRule="auto"/>
        <w:jc w:val="both"/>
        <w:rPr>
          <w:color w:val="auto"/>
        </w:rPr>
      </w:pPr>
      <w:r>
        <w:rPr>
          <w:rFonts w:ascii="Times New Roman" w:hAnsi="Times New Roman" w:eastAsia="Times New Roman" w:cs="Times New Roman"/>
          <w:b/>
          <w:bCs/>
          <w:color w:val="auto"/>
        </w:rPr>
        <w:t>Keywords　</w:t>
      </w:r>
      <w:r>
        <w:rPr>
          <w:rFonts w:ascii="Times New Roman" w:hAnsi="Times New Roman" w:eastAsia="Times New Roman" w:cs="Times New Roman"/>
          <w:color w:val="auto"/>
        </w:rPr>
        <w:t>TCM professional regulation; Doctor title; Ontario; professional stratification; professional qualification system; traditional medicine regulation</w:t>
      </w:r>
    </w:p>
    <w:p w14:paraId="7CF8BA00">
      <w:pPr>
        <w:spacing w:after="80"/>
        <w:rPr>
          <w:color w:val="auto"/>
        </w:rPr>
      </w:pPr>
    </w:p>
    <w:p w14:paraId="3566C3B1">
      <w:pPr>
        <w:pStyle w:val="2"/>
        <w:rPr>
          <w:color w:val="auto"/>
        </w:rPr>
      </w:pPr>
      <w:r>
        <w:rPr>
          <w:color w:val="auto"/>
        </w:rPr>
        <w:t>1 研究背景</w:t>
      </w:r>
    </w:p>
    <w:p w14:paraId="553EC721">
      <w:pPr>
        <w:spacing w:after="140" w:line="380" w:lineRule="auto"/>
        <w:ind w:firstLine="480"/>
        <w:jc w:val="both"/>
        <w:rPr>
          <w:color w:val="auto"/>
          <w:lang w:val="en-CA"/>
        </w:rPr>
      </w:pPr>
      <w:r>
        <w:rPr>
          <w:color w:val="auto"/>
        </w:rPr>
        <w:t>职业头衔在现代医疗监管中承担着身份识别与能力表征的双重功能：对患者是辨别服务提供者专业资质的重要依据；对监管机构</w:t>
      </w:r>
      <w:r>
        <w:rPr>
          <w:rFonts w:hint="eastAsia"/>
          <w:color w:val="auto"/>
        </w:rPr>
        <w:t>则</w:t>
      </w:r>
      <w:r>
        <w:rPr>
          <w:color w:val="auto"/>
        </w:rPr>
        <w:t>是维持医疗职业秩序的核心治理工具</w:t>
      </w:r>
      <w:r>
        <w:rPr>
          <w:rStyle w:val="16"/>
          <w:color w:val="auto"/>
        </w:rPr>
        <w:footnoteReference w:id="0"/>
      </w:r>
      <w:r>
        <w:rPr>
          <w:color w:val="auto"/>
        </w:rPr>
        <w:t>。医学、牙医学、自然疗法医学等西方医疗职业均已建立层级化的称谓体系，其中Doctor作为高层级临床执业称谓，具有明确的制度内涵与法律保护。</w:t>
      </w:r>
      <w:r>
        <w:rPr>
          <w:rStyle w:val="16"/>
          <w:color w:val="auto"/>
        </w:rPr>
        <w:footnoteReference w:id="1"/>
      </w:r>
    </w:p>
    <w:p w14:paraId="2ECD6679">
      <w:pPr>
        <w:spacing w:after="140" w:line="380" w:lineRule="auto"/>
        <w:ind w:firstLine="480"/>
        <w:jc w:val="both"/>
        <w:rPr>
          <w:color w:val="auto"/>
        </w:rPr>
      </w:pPr>
      <w:r>
        <w:rPr>
          <w:color w:val="auto"/>
        </w:rPr>
        <w:t>中医在北美地区的职业发展，经历了由社区医疗实践向制度化职业体系的整体性转型；随着各司法辖区相继通过立法将中医纳入受监管职业体系，其教育与执业标准亦逐步规范化。在中医教育日趋完善、临床实践复杂性持续提升的背景下，单一执业类别已难以充分反映职业内部的能力差异，更高层级的专业头衔制度由此具有一定的制度必然性。</w:t>
      </w:r>
    </w:p>
    <w:p w14:paraId="556802C5">
      <w:pPr>
        <w:spacing w:after="140" w:line="380" w:lineRule="auto"/>
        <w:ind w:firstLine="480"/>
        <w:jc w:val="both"/>
        <w:rPr>
          <w:color w:val="auto"/>
        </w:rPr>
      </w:pPr>
      <w:r>
        <w:rPr>
          <w:color w:val="auto"/>
        </w:rPr>
        <w:t>加拿大</w:t>
      </w:r>
      <w:r>
        <w:rPr>
          <w:rFonts w:hint="eastAsia"/>
          <w:color w:val="auto"/>
          <w:lang w:eastAsia="zh-CN"/>
        </w:rPr>
        <w:t>的</w:t>
      </w:r>
      <w:r>
        <w:rPr>
          <w:color w:val="auto"/>
        </w:rPr>
        <w:t>医疗职业普遍采取受监管职业的治理模式，通过立法明确执业资格、职业责任及监管机构的权力范围，职业头衔在此框架中兼具专业身份标示与公共安全保障的制度功能。阿尔伯塔省于1988年率先通过针灸立法</w:t>
      </w:r>
      <w:r>
        <w:rPr>
          <w:rStyle w:val="16"/>
          <w:color w:val="auto"/>
        </w:rPr>
        <w:footnoteReference w:id="2"/>
      </w:r>
      <w:r>
        <w:rPr>
          <w:color w:val="auto"/>
        </w:rPr>
        <w:t>，不列颠哥伦比亚省则于2003年建立起涵盖中医师与针灸师的完整监管体系</w:t>
      </w:r>
      <w:r>
        <w:rPr>
          <w:rStyle w:val="16"/>
          <w:color w:val="auto"/>
        </w:rPr>
        <w:footnoteReference w:id="3"/>
      </w:r>
      <w:r>
        <w:rPr>
          <w:color w:val="auto"/>
        </w:rPr>
        <w:t>，安大略省是继不列颠哥伦比亚省之后第二个将中医作为整体职业体系纳入法定监管的省份，其制度化程度在全国居于前列。</w:t>
      </w:r>
      <w:r>
        <w:rPr>
          <w:rFonts w:hint="eastAsia"/>
          <w:color w:val="auto"/>
        </w:rPr>
        <w:t>《受监管健康专业法》（Regulated Health Professions Act</w:t>
      </w:r>
      <w:r>
        <w:rPr>
          <w:rFonts w:hint="eastAsia"/>
          <w:color w:val="auto"/>
          <w:lang w:eastAsia="zh-CN"/>
        </w:rPr>
        <w:t>，</w:t>
      </w:r>
      <w:r>
        <w:rPr>
          <w:color w:val="auto"/>
        </w:rPr>
        <w:t>RHPA</w:t>
      </w:r>
      <w:r>
        <w:rPr>
          <w:rFonts w:hint="eastAsia"/>
          <w:color w:val="auto"/>
        </w:rPr>
        <w:t>）</w:t>
      </w:r>
      <w:r>
        <w:rPr>
          <w:color w:val="auto"/>
        </w:rPr>
        <w:t>构成统一的医疗职业监管框架，《传统中医法》（2006）</w:t>
      </w:r>
      <w:r>
        <w:rPr>
          <w:rStyle w:val="16"/>
          <w:color w:val="auto"/>
        </w:rPr>
        <w:footnoteReference w:id="4"/>
      </w:r>
      <w:r>
        <w:rPr>
          <w:color w:val="auto"/>
        </w:rPr>
        <w:t>将中医纳入法定监管体系，</w:t>
      </w:r>
      <w:r>
        <w:rPr>
          <w:rFonts w:hint="eastAsia"/>
          <w:color w:val="auto"/>
        </w:rPr>
        <w:t>安大略省中医师及针灸师管理局</w:t>
      </w:r>
      <w:r>
        <w:rPr>
          <w:rFonts w:hint="eastAsia"/>
          <w:color w:val="auto"/>
          <w:lang w:eastAsia="zh-CN"/>
        </w:rPr>
        <w:t>（</w:t>
      </w:r>
      <w:r>
        <w:rPr>
          <w:rFonts w:hint="eastAsia"/>
          <w:color w:val="auto"/>
        </w:rPr>
        <w:t>College of Traditional Chinese Medicine Practitioners and Acupuncturists of Ontario</w:t>
      </w:r>
      <w:r>
        <w:rPr>
          <w:rFonts w:hint="eastAsia"/>
          <w:color w:val="auto"/>
          <w:lang w:eastAsia="zh-CN"/>
        </w:rPr>
        <w:t>，</w:t>
      </w:r>
      <w:r>
        <w:rPr>
          <w:color w:val="auto"/>
        </w:rPr>
        <w:t>CTCMPAO</w:t>
      </w:r>
      <w:r>
        <w:rPr>
          <w:rFonts w:hint="eastAsia"/>
          <w:color w:val="auto"/>
          <w:lang w:eastAsia="zh-CN"/>
        </w:rPr>
        <w:t>）</w:t>
      </w:r>
      <w:r>
        <w:rPr>
          <w:color w:val="auto"/>
        </w:rPr>
        <w:t>负责具体执行，包括执业资格注册、专业标准制定、持续能力评估及公众投诉处理。在既有</w:t>
      </w:r>
      <w:r>
        <w:rPr>
          <w:rFonts w:hint="eastAsia"/>
          <w:color w:val="auto"/>
        </w:rPr>
        <w:t>注册中医师</w:t>
      </w:r>
      <w:r>
        <w:rPr>
          <w:rFonts w:hint="eastAsia"/>
          <w:color w:val="auto"/>
          <w:lang w:eastAsia="zh-CN"/>
        </w:rPr>
        <w:t>（</w:t>
      </w:r>
      <w:r>
        <w:rPr>
          <w:color w:val="auto"/>
        </w:rPr>
        <w:t>R.TCMP</w:t>
      </w:r>
      <w:r>
        <w:rPr>
          <w:rFonts w:hint="eastAsia"/>
          <w:color w:val="auto"/>
          <w:lang w:eastAsia="zh-CN"/>
        </w:rPr>
        <w:t>）</w:t>
      </w:r>
      <w:r>
        <w:rPr>
          <w:color w:val="auto"/>
        </w:rPr>
        <w:t>与</w:t>
      </w:r>
      <w:r>
        <w:rPr>
          <w:rFonts w:hint="eastAsia"/>
          <w:color w:val="auto"/>
          <w:lang w:val="en-US" w:eastAsia="zh-CN"/>
        </w:rPr>
        <w:t>注册针灸师（</w:t>
      </w:r>
      <w:r>
        <w:rPr>
          <w:color w:val="auto"/>
        </w:rPr>
        <w:t>R.Ac</w:t>
      </w:r>
      <w:r>
        <w:rPr>
          <w:rFonts w:hint="eastAsia"/>
          <w:color w:val="auto"/>
          <w:lang w:val="en-US" w:eastAsia="zh-CN"/>
        </w:rPr>
        <w:t>）</w:t>
      </w:r>
      <w:r>
        <w:rPr>
          <w:color w:val="auto"/>
        </w:rPr>
        <w:t>执业分类的基础上，安大略省近年开始推进Doctor头衔制度的制度化建构，标志着中医职业在临床能力分层与专业责任界定方面进入新的发展阶段。</w:t>
      </w:r>
    </w:p>
    <w:p w14:paraId="18016672">
      <w:pPr>
        <w:spacing w:after="140" w:line="380" w:lineRule="auto"/>
        <w:ind w:firstLine="480"/>
        <w:jc w:val="both"/>
        <w:rPr>
          <w:color w:val="auto"/>
        </w:rPr>
      </w:pPr>
      <w:r>
        <w:rPr>
          <w:rFonts w:hint="eastAsia"/>
          <w:color w:val="auto"/>
        </w:rPr>
        <w:t>本文通过</w:t>
      </w:r>
      <w:r>
        <w:rPr>
          <w:color w:val="auto"/>
        </w:rPr>
        <w:t>对上述制度的形成过程及其监管逻辑进行系统梳理，有助于理解中医职业制度的内在演变机制，并可为传统医学在现代医疗体系中的制度定位提供</w:t>
      </w:r>
      <w:r>
        <w:rPr>
          <w:rFonts w:hint="eastAsia"/>
          <w:color w:val="auto"/>
          <w:lang w:val="en-US" w:eastAsia="zh-CN"/>
        </w:rPr>
        <w:t>全新</w:t>
      </w:r>
      <w:r>
        <w:rPr>
          <w:color w:val="auto"/>
        </w:rPr>
        <w:t>视角。本文以此为出发点，从制度分析与比较政策的双重维度展开研究。</w:t>
      </w:r>
    </w:p>
    <w:p w14:paraId="121C3509">
      <w:pPr>
        <w:pStyle w:val="3"/>
        <w:rPr>
          <w:color w:val="auto"/>
        </w:rPr>
      </w:pPr>
      <w:r>
        <w:rPr>
          <w:color w:val="auto"/>
        </w:rPr>
        <w:t>1.1 研究方法与数据来源</w:t>
      </w:r>
    </w:p>
    <w:p w14:paraId="36235C17">
      <w:pPr>
        <w:spacing w:after="140" w:line="380" w:lineRule="auto"/>
        <w:ind w:firstLine="480"/>
        <w:jc w:val="both"/>
        <w:rPr>
          <w:ins w:id="0" w:author="zhuzhu" w:date="2026-05-27T16:36:56Z"/>
          <w:color w:val="auto"/>
        </w:rPr>
      </w:pPr>
      <w:ins w:id="1" w:author="审稿修订" w:date="2026-05-27T08:28:42Z">
        <w:r>
          <w:rPr>
            <w:color w:val="auto"/>
          </w:rPr>
          <w:t>本研究采用政策文本分析方法，分析流程依次为文本搜集、文本编码、维度比较与制度阐释。文本搜集阶段系统收集与中医监管直接相关的立法、监管机构与行业指南文件；文本编码阶段以头衔属性、能力构成、教育路径与评估机制为分析维度，提取各文本中可比的制度要素；维度比较阶段以编码结果为基础，在安大略省与美国、澳大利亚之间进行同类对照；制度阐释阶段结合监管理论与传统医学制度化背景，对比较结果加以解释。</w:t>
        </w:r>
      </w:ins>
    </w:p>
    <w:p w14:paraId="367DB902">
      <w:pPr>
        <w:spacing w:after="140" w:line="380" w:lineRule="auto"/>
        <w:ind w:firstLine="480"/>
        <w:jc w:val="both"/>
        <w:rPr>
          <w:color w:val="auto"/>
        </w:rPr>
      </w:pPr>
      <w:ins w:id="2" w:author="审稿修订" w:date="2026-05-27T08:28:42Z">
        <w:r>
          <w:rPr>
            <w:color w:val="auto"/>
          </w:rPr>
          <w:t>资料来源涵盖三类：其一，立法文件，包括RHPA、《传统中医法》（2006）及澳大利亚《健康从业者监管国家法》；其二，监管机构文件，包括CTCMPAO Doctor类别能力框架、注册标准及政策说明，AHPRA与中医管理委员会（CMBA）发布的注册标准与行为守则，以及美国针灸与东方医学认证委员会（ACAHM）的认证标准；其三，国际参照文件，包括世界卫生组织传统医学战略文件（2014—2023）与《国际疾病分类》第十一版传统医学分类。</w:t>
        </w:r>
      </w:ins>
    </w:p>
    <w:p w14:paraId="65A30FEA">
      <w:pPr>
        <w:pStyle w:val="3"/>
        <w:rPr>
          <w:color w:val="auto"/>
        </w:rPr>
      </w:pPr>
      <w:r>
        <w:rPr>
          <w:color w:val="auto"/>
        </w:rPr>
        <w:t>1.2 概念界定</w:t>
      </w:r>
    </w:p>
    <w:p w14:paraId="32836485">
      <w:pPr>
        <w:spacing w:after="140" w:line="380" w:lineRule="auto"/>
        <w:ind w:firstLine="480"/>
        <w:jc w:val="both"/>
        <w:rPr>
          <w:color w:val="auto"/>
        </w:rPr>
      </w:pPr>
      <w:r>
        <w:rPr>
          <w:color w:val="auto"/>
        </w:rPr>
        <w:t>本文所涉Doctor头衔，特指RHPA框架下受保护的医疗职业称谓，与学术体系中的研究性博士学位（如哲学博士PhD）在制度属性上存在根本差异：前者由专业监管机构依据临床能力标准授权，直接关联执业资格与临床责任；后者由大学依据学术训练成果授予，代表研究能力，不构成临床执业资格。两者分属不同制度范畴，在监管意义与权利义务方面均无法相互替代，这一区分是准确理解安大略省Doctor头衔制度的前提</w:t>
      </w:r>
      <w:r>
        <w:rPr>
          <w:rStyle w:val="16"/>
          <w:color w:val="auto"/>
        </w:rPr>
        <w:footnoteReference w:id="5"/>
      </w:r>
      <w:r>
        <w:rPr>
          <w:color w:val="auto"/>
        </w:rPr>
        <w:t>。</w:t>
      </w:r>
    </w:p>
    <w:p w14:paraId="749FF079">
      <w:pPr>
        <w:pStyle w:val="2"/>
        <w:rPr>
          <w:color w:val="auto"/>
        </w:rPr>
      </w:pPr>
      <w:r>
        <w:rPr>
          <w:color w:val="auto"/>
        </w:rPr>
        <w:t>2 安大略省中医监管体系</w:t>
      </w:r>
    </w:p>
    <w:p w14:paraId="170BE430">
      <w:pPr>
        <w:spacing w:after="140" w:line="380" w:lineRule="auto"/>
        <w:ind w:firstLine="480"/>
        <w:jc w:val="both"/>
        <w:rPr>
          <w:color w:val="auto"/>
        </w:rPr>
      </w:pPr>
      <w:r>
        <w:rPr>
          <w:color w:val="auto"/>
        </w:rPr>
        <w:t>安大略省通过RHPA建立统一的医疗职业监管框架，再以《传统中医法》（2006）将中医纳入法定监管体系。CTCMPAO作为法定监管机构，负责执业资格注册、专业标准制定、持续能力评估及公众投诉处理，其监管模式强调专业自律与公共监督相结合——监管机构在制定执业标准方面具有一定自主权，同时须接受政府监管部门的法律监督，制度设计的核心目标在于确保公众安全并维持医疗服务质量。</w:t>
      </w:r>
    </w:p>
    <w:p w14:paraId="0C6DB2D2">
      <w:pPr>
        <w:spacing w:after="140" w:line="380" w:lineRule="auto"/>
        <w:ind w:firstLine="480"/>
        <w:jc w:val="both"/>
        <w:rPr>
          <w:color w:val="auto"/>
        </w:rPr>
      </w:pPr>
      <w:r>
        <w:rPr>
          <w:color w:val="auto"/>
        </w:rPr>
        <w:t>现行制度下，中医职业通过三类注册资格进行管理（表1）。注册中医师（R.TCMP）执业范围涵盖中医诊断、中药治疗及针灸；注册针灸师（R.Ac）以针灸治疗为主要业务；学生注册仅适用于临床实习阶段。上述分类构成安大略省中医职业监管的基本框架，但在头衔层面尚未建立进一步的能力等级区分，在一定程度上制约了高层级临床能力的制度识别。</w:t>
      </w:r>
    </w:p>
    <w:p w14:paraId="0A6C62BE">
      <w:pPr>
        <w:spacing w:after="80"/>
        <w:rPr>
          <w:color w:val="auto"/>
        </w:rPr>
      </w:pPr>
    </w:p>
    <w:p w14:paraId="1E528DEC">
      <w:pPr>
        <w:spacing w:before="120" w:after="60"/>
        <w:jc w:val="center"/>
        <w:rPr>
          <w:color w:val="auto"/>
        </w:rPr>
      </w:pPr>
      <w:r>
        <w:rPr>
          <w:rFonts w:ascii="黑体" w:hAnsi="黑体" w:eastAsia="黑体" w:cs="黑体"/>
          <w:b/>
          <w:bCs/>
          <w:color w:val="auto"/>
          <w:sz w:val="22"/>
          <w:szCs w:val="22"/>
        </w:rPr>
        <w:t>表1 安大略省中医职业注册类别</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5A3F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000234B5">
            <w:pPr>
              <w:jc w:val="center"/>
              <w:rPr>
                <w:color w:val="auto"/>
              </w:rPr>
            </w:pPr>
            <w:r>
              <w:rPr>
                <w:b/>
                <w:bCs/>
                <w:color w:val="auto"/>
                <w:sz w:val="20"/>
                <w:szCs w:val="20"/>
              </w:rPr>
              <w:t>注册类别</w:t>
            </w:r>
          </w:p>
        </w:tc>
        <w:tc>
          <w:tcPr>
            <w:tcW w:w="22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311F8B2D">
            <w:pPr>
              <w:jc w:val="center"/>
              <w:rPr>
                <w:color w:val="auto"/>
              </w:rPr>
            </w:pPr>
            <w:r>
              <w:rPr>
                <w:b/>
                <w:bCs/>
                <w:color w:val="auto"/>
                <w:sz w:val="20"/>
                <w:szCs w:val="20"/>
              </w:rPr>
              <w:t>描述</w:t>
            </w:r>
          </w:p>
        </w:tc>
        <w:tc>
          <w:tcPr>
            <w:tcW w:w="5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2DCB116">
            <w:pPr>
              <w:jc w:val="center"/>
              <w:rPr>
                <w:color w:val="auto"/>
              </w:rPr>
            </w:pPr>
            <w:r>
              <w:rPr>
                <w:b/>
                <w:bCs/>
                <w:color w:val="auto"/>
                <w:sz w:val="20"/>
                <w:szCs w:val="20"/>
              </w:rPr>
              <w:t>执业范围</w:t>
            </w:r>
          </w:p>
        </w:tc>
      </w:tr>
      <w:tr w14:paraId="0C84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443A0B">
            <w:pPr>
              <w:jc w:val="center"/>
              <w:rPr>
                <w:color w:val="auto"/>
              </w:rPr>
            </w:pPr>
            <w:r>
              <w:rPr>
                <w:color w:val="auto"/>
                <w:sz w:val="20"/>
                <w:szCs w:val="20"/>
              </w:rPr>
              <w:t>R.TCMP</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9E212B">
            <w:pPr>
              <w:jc w:val="center"/>
              <w:rPr>
                <w:color w:val="auto"/>
              </w:rPr>
            </w:pPr>
            <w:r>
              <w:rPr>
                <w:color w:val="auto"/>
                <w:sz w:val="20"/>
                <w:szCs w:val="20"/>
              </w:rPr>
              <w:t>注册中医师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F9DCCCD">
            <w:pPr>
              <w:jc w:val="center"/>
              <w:rPr>
                <w:color w:val="auto"/>
              </w:rPr>
            </w:pPr>
            <w:r>
              <w:rPr>
                <w:color w:val="auto"/>
                <w:sz w:val="20"/>
                <w:szCs w:val="20"/>
              </w:rPr>
              <w:t>中医诊断、中药治疗及针灸</w:t>
            </w:r>
          </w:p>
        </w:tc>
      </w:tr>
      <w:tr w14:paraId="1855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3B4D6E">
            <w:pPr>
              <w:jc w:val="center"/>
              <w:rPr>
                <w:color w:val="auto"/>
              </w:rPr>
            </w:pPr>
            <w:r>
              <w:rPr>
                <w:color w:val="auto"/>
                <w:sz w:val="20"/>
                <w:szCs w:val="20"/>
              </w:rPr>
              <w:t>R.Ac</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6CE5EA44">
            <w:pPr>
              <w:jc w:val="center"/>
              <w:rPr>
                <w:color w:val="auto"/>
              </w:rPr>
            </w:pPr>
            <w:r>
              <w:rPr>
                <w:color w:val="auto"/>
                <w:sz w:val="20"/>
                <w:szCs w:val="20"/>
              </w:rPr>
              <w:t>注册针灸师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EEF70F">
            <w:pPr>
              <w:jc w:val="center"/>
              <w:rPr>
                <w:color w:val="auto"/>
              </w:rPr>
            </w:pPr>
            <w:r>
              <w:rPr>
                <w:color w:val="auto"/>
                <w:sz w:val="20"/>
                <w:szCs w:val="20"/>
              </w:rPr>
              <w:t>以针灸治疗为主要业务</w:t>
            </w:r>
          </w:p>
        </w:tc>
      </w:tr>
      <w:tr w14:paraId="476C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759938">
            <w:pPr>
              <w:jc w:val="center"/>
              <w:rPr>
                <w:color w:val="auto"/>
              </w:rPr>
            </w:pPr>
            <w:r>
              <w:rPr>
                <w:color w:val="auto"/>
                <w:sz w:val="20"/>
                <w:szCs w:val="20"/>
              </w:rPr>
              <w:t>Student</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E76F213">
            <w:pPr>
              <w:jc w:val="center"/>
              <w:rPr>
                <w:color w:val="auto"/>
              </w:rPr>
            </w:pPr>
            <w:r>
              <w:rPr>
                <w:color w:val="auto"/>
                <w:sz w:val="20"/>
                <w:szCs w:val="20"/>
              </w:rPr>
              <w:t>学生注册</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959C7F">
            <w:pPr>
              <w:jc w:val="center"/>
              <w:rPr>
                <w:color w:val="auto"/>
              </w:rPr>
            </w:pPr>
            <w:r>
              <w:rPr>
                <w:color w:val="auto"/>
                <w:sz w:val="20"/>
                <w:szCs w:val="20"/>
              </w:rPr>
              <w:t>临床实习阶段</w:t>
            </w:r>
          </w:p>
        </w:tc>
      </w:tr>
    </w:tbl>
    <w:p w14:paraId="4F72E5C7">
      <w:pPr>
        <w:spacing w:after="80"/>
        <w:rPr>
          <w:color w:val="auto"/>
        </w:rPr>
      </w:pPr>
      <w:r>
        <w:rPr>
          <w:color w:val="auto"/>
        </w:rPr>
        <w:t>Information Source: https://www.ctcmpao.on.ca/applicant/</w:t>
      </w:r>
    </w:p>
    <w:p w14:paraId="210FA556">
      <w:pPr>
        <w:pStyle w:val="2"/>
        <w:rPr>
          <w:color w:val="auto"/>
        </w:rPr>
      </w:pPr>
      <w:r>
        <w:rPr>
          <w:color w:val="auto"/>
        </w:rPr>
        <w:t>3 Doctor头衔制度的建立</w:t>
      </w:r>
    </w:p>
    <w:p w14:paraId="29A12730">
      <w:pPr>
        <w:pStyle w:val="3"/>
        <w:rPr>
          <w:color w:val="auto"/>
        </w:rPr>
      </w:pPr>
      <w:r>
        <w:rPr>
          <w:color w:val="auto"/>
        </w:rPr>
        <w:t>3.1 头衔的制度属性</w:t>
      </w:r>
    </w:p>
    <w:p w14:paraId="17DBB8F9">
      <w:pPr>
        <w:spacing w:after="140" w:line="380" w:lineRule="auto"/>
        <w:ind w:firstLine="480"/>
        <w:jc w:val="both"/>
        <w:rPr>
          <w:color w:val="auto"/>
        </w:rPr>
      </w:pPr>
      <w:r>
        <w:rPr>
          <w:color w:val="auto"/>
        </w:rPr>
        <w:t>RHPA将Doctor列为受保护职业头衔，仅限于法律明确授权的医疗职业使用，其核心功能在于向公众表明执业者具备特定专业资格与临床责任。医师、牙医、脊椎治疗师及自然疗法医师等职业已被授权使用Doctor头衔，前提</w:t>
      </w:r>
      <w:r>
        <w:rPr>
          <w:rFonts w:hint="eastAsia"/>
          <w:color w:val="auto"/>
          <w:lang w:eastAsia="zh-CN"/>
        </w:rPr>
        <w:t>是</w:t>
      </w:r>
      <w:r>
        <w:rPr>
          <w:rFonts w:hint="eastAsia"/>
          <w:color w:val="auto"/>
          <w:lang w:val="en-US" w:eastAsia="zh-CN"/>
        </w:rPr>
        <w:t>必须</w:t>
      </w:r>
      <w:r>
        <w:rPr>
          <w:color w:val="auto"/>
        </w:rPr>
        <w:t>完成规定专业教育、通过监管机构资格考试及取得执业许可。Doctor头衔因此成为医疗监管体系中识别能力层级、维持职业秩序的重要工具。</w:t>
      </w:r>
    </w:p>
    <w:p w14:paraId="685E70F7">
      <w:pPr>
        <w:pStyle w:val="3"/>
        <w:rPr>
          <w:rFonts w:hint="eastAsia" w:eastAsia="宋体"/>
          <w:color w:val="auto"/>
          <w:lang w:eastAsia="zh-CN"/>
        </w:rPr>
      </w:pPr>
      <w:r>
        <w:rPr>
          <w:color w:val="auto"/>
        </w:rPr>
        <w:t>3.2 制度建立的</w:t>
      </w:r>
      <w:r>
        <w:rPr>
          <w:rFonts w:hint="eastAsia"/>
          <w:color w:val="auto"/>
          <w:lang w:val="en-US" w:eastAsia="zh-CN"/>
        </w:rPr>
        <w:t>缘由</w:t>
      </w:r>
    </w:p>
    <w:p w14:paraId="46631745">
      <w:pPr>
        <w:spacing w:after="140" w:line="380" w:lineRule="auto"/>
        <w:ind w:firstLine="480"/>
        <w:jc w:val="both"/>
        <w:rPr>
          <w:color w:val="auto"/>
        </w:rPr>
      </w:pPr>
      <w:r>
        <w:rPr>
          <w:color w:val="auto"/>
        </w:rPr>
        <w:t>在现行制度中，R.Ac与R.TCMP两类资格主要反映执业范围与专业训练的差异，但在识别高层级临床能力方面仍存在一定局限。随着中医教育体系日趋规范、临床训练时数不断增加，部分执业者已具备更高程度的诊疗能力与临床经验。若缺乏相应的头衔识别机制，患者在选择医疗服务提供者时难以辨别执业者的能力层级，对</w:t>
      </w:r>
      <w:r>
        <w:rPr>
          <w:rFonts w:hint="eastAsia"/>
          <w:color w:val="auto"/>
          <w:lang w:val="en-US" w:eastAsia="zh-CN"/>
        </w:rPr>
        <w:t>医疗资源配置、效率提升、</w:t>
      </w:r>
      <w:r>
        <w:rPr>
          <w:color w:val="auto"/>
        </w:rPr>
        <w:t>公众安全保护</w:t>
      </w:r>
      <w:r>
        <w:rPr>
          <w:rFonts w:hint="eastAsia"/>
          <w:color w:val="auto"/>
          <w:lang w:val="en-US" w:eastAsia="zh-CN"/>
        </w:rPr>
        <w:t>等均有一定程度的</w:t>
      </w:r>
      <w:r>
        <w:rPr>
          <w:color w:val="auto"/>
        </w:rPr>
        <w:t>潜在隐患。</w:t>
      </w:r>
    </w:p>
    <w:p w14:paraId="03D57914">
      <w:pPr>
        <w:spacing w:after="140" w:line="380" w:lineRule="auto"/>
        <w:ind w:firstLine="480"/>
        <w:jc w:val="both"/>
        <w:rPr>
          <w:color w:val="auto"/>
        </w:rPr>
      </w:pPr>
      <w:r>
        <w:rPr>
          <w:color w:val="auto"/>
        </w:rPr>
        <w:t>Doctor头衔制度</w:t>
      </w:r>
      <w:r>
        <w:rPr>
          <w:rFonts w:hint="eastAsia"/>
          <w:color w:val="auto"/>
          <w:lang w:val="en-US" w:eastAsia="zh-CN"/>
        </w:rPr>
        <w:t>正是这样的背景下应运而生，也是对</w:t>
      </w:r>
      <w:r>
        <w:rPr>
          <w:color w:val="auto"/>
        </w:rPr>
        <w:t>上述制度需求的</w:t>
      </w:r>
      <w:r>
        <w:rPr>
          <w:rFonts w:hint="eastAsia"/>
          <w:color w:val="auto"/>
          <w:lang w:val="en-US" w:eastAsia="zh-CN"/>
        </w:rPr>
        <w:t>正面</w:t>
      </w:r>
      <w:r>
        <w:rPr>
          <w:color w:val="auto"/>
        </w:rPr>
        <w:t>回应。通过建立具有法律保护的专业头衔，监管机构得以明确界定高层级执业者的资格标准，为患者提供更清晰的专业能力信号，同时通过头衔制度强化相应的执业责任与专业规范。此外，该制度亦涉及职业责任的重新界定</w:t>
      </w:r>
      <w:r>
        <w:rPr>
          <w:rFonts w:hint="eastAsia"/>
          <w:color w:val="auto"/>
          <w:lang w:eastAsia="zh-CN"/>
        </w:rPr>
        <w:t>。</w:t>
      </w:r>
      <w:r>
        <w:rPr>
          <w:color w:val="auto"/>
        </w:rPr>
        <w:t>获授更高层级头衔的执业者，其临床决策能力、诊疗范围及专业行为均须承担相应程度的法律与伦理责任，因此Doctor头衔制度不仅是身份标识机制，同时也是医疗责任分配的重要制度安排。从更宏观的政策视角看，安大略省多个医疗职业均以Doctor作为高层级临床称谓，中医职业若欲在医疗体系中建立对应的制度地位，确立类似的头衔制度是职业制度发展的必要环节。</w:t>
      </w:r>
    </w:p>
    <w:p w14:paraId="3113AB31">
      <w:pPr>
        <w:pStyle w:val="3"/>
        <w:rPr>
          <w:color w:val="auto"/>
        </w:rPr>
      </w:pPr>
      <w:r>
        <w:rPr>
          <w:color w:val="auto"/>
        </w:rPr>
        <w:t>3.3 制度本质分析</w:t>
      </w:r>
    </w:p>
    <w:p w14:paraId="62CBBB54">
      <w:pPr>
        <w:spacing w:after="140" w:line="380" w:lineRule="auto"/>
        <w:ind w:firstLine="480"/>
        <w:jc w:val="both"/>
        <w:rPr>
          <w:color w:val="auto"/>
        </w:rPr>
      </w:pPr>
      <w:ins w:id="3" w:author="审稿修订" w:date="2026-05-27T08:28:42Z">
        <w:r>
          <w:rPr>
            <w:color w:val="auto"/>
          </w:rPr>
          <w:t>从制度分析视角看，Doctor头衔制度的本质是基于能力分层的职业治理工具，而非称谓层面的简单调整。该制度通过明确的资格标准对执业者群体加以分层识别，使头衔与更高层级的临床决策权和法律伦理责任直接挂钩，同时在患者与执业者之间形成清晰的能力信号，有助于缓解医疗服务市场的信息不对称。</w:t>
        </w:r>
      </w:ins>
    </w:p>
    <w:p w14:paraId="73310B4E">
      <w:pPr>
        <w:spacing w:after="140" w:line="380" w:lineRule="auto"/>
        <w:ind w:firstLine="480"/>
        <w:jc w:val="both"/>
        <w:rPr>
          <w:color w:val="auto"/>
        </w:rPr>
      </w:pPr>
      <w:r>
        <w:rPr>
          <w:color w:val="auto"/>
        </w:rPr>
        <w:t>从监管逻辑演进看，该制度体现了由范围监管向能力分层监管的制度转变。传统的R.Ac与R.TCMP注册体系侧重以执业范围划定资格边界，而Doctor头衔制度则在此基础上引入能力层级维度，标志着中医职业监管从执业权限界定向专业能力认证的制度升级。</w:t>
      </w:r>
    </w:p>
    <w:p w14:paraId="7B73F900">
      <w:pPr>
        <w:pStyle w:val="3"/>
        <w:rPr>
          <w:color w:val="auto"/>
        </w:rPr>
      </w:pPr>
      <w:r>
        <w:rPr>
          <w:color w:val="auto"/>
        </w:rPr>
        <w:t>3.4 制度风险与争议</w:t>
      </w:r>
    </w:p>
    <w:p w14:paraId="494EF9AE">
      <w:pPr>
        <w:spacing w:after="140" w:line="380" w:lineRule="auto"/>
        <w:ind w:firstLine="480"/>
        <w:jc w:val="both"/>
        <w:rPr>
          <w:color w:val="auto"/>
        </w:rPr>
      </w:pPr>
      <w:r>
        <w:rPr>
          <w:color w:val="auto"/>
        </w:rPr>
        <w:t>尽管Doctor头衔制度具有上述制度价值，但其实施亦伴随若干潜在风险与争议，值得在制度设计层面审慎考量。</w:t>
      </w:r>
    </w:p>
    <w:p w14:paraId="00B45F42">
      <w:pPr>
        <w:spacing w:after="140" w:line="380" w:lineRule="auto"/>
        <w:ind w:firstLine="480"/>
        <w:jc w:val="both"/>
        <w:rPr>
          <w:color w:val="auto"/>
        </w:rPr>
      </w:pPr>
      <w:r>
        <w:rPr>
          <w:color w:val="auto"/>
        </w:rPr>
        <w:t>其一，患者误导风险。Doctor头衔在公众认知中与西医执业医师高度关联，中医Doctor头衔的引入是否可能导致患者对执业者临床职能产生误解、进而影响就医决策，是制度运行中须持续监测的公共安全议题。</w:t>
      </w:r>
    </w:p>
    <w:p w14:paraId="1AF8FB07">
      <w:pPr>
        <w:spacing w:after="140" w:line="380" w:lineRule="auto"/>
        <w:ind w:firstLine="480"/>
        <w:jc w:val="both"/>
        <w:rPr>
          <w:color w:val="auto"/>
        </w:rPr>
      </w:pPr>
      <w:r>
        <w:rPr>
          <w:color w:val="auto"/>
        </w:rPr>
        <w:t>其二，与学术博士的混淆问题。RHPA框架下的Doctor属于临床称谓，与学术体系中的研究性博士学位在制度性质上存在根本差异，但在公众认知层面仍存在混淆可能性。监管机构须通过公众教育与信息披露机制，明确两类Doctor在权限、责任与制度来源方面的本质区别。</w:t>
      </w:r>
    </w:p>
    <w:p w14:paraId="5911A5B2">
      <w:pPr>
        <w:spacing w:after="140" w:line="380" w:lineRule="auto"/>
        <w:ind w:firstLine="480"/>
        <w:jc w:val="both"/>
        <w:rPr>
          <w:color w:val="auto"/>
        </w:rPr>
      </w:pPr>
      <w:r>
        <w:rPr>
          <w:color w:val="auto"/>
        </w:rPr>
        <w:t>其三，职业内部分层的公平性问题。Doctor头衔制度可能在中医职业内部形成新的资格壁垒，对尚未达到Doctor层级标准的注册执业者产生职业发展压力，并可能因教育资源分布不均而加剧职业内部的能力分层不平等。这一结构性问题须在政策设计中通过过渡期安排与教育衔接机制予以关注。</w:t>
      </w:r>
    </w:p>
    <w:p w14:paraId="44E0B8B3">
      <w:pPr>
        <w:spacing w:after="80"/>
        <w:rPr>
          <w:color w:val="auto"/>
        </w:rPr>
      </w:pPr>
    </w:p>
    <w:p w14:paraId="404250FB">
      <w:pPr>
        <w:pStyle w:val="2"/>
        <w:rPr>
          <w:color w:val="auto"/>
        </w:rPr>
      </w:pPr>
      <w:r>
        <w:rPr>
          <w:color w:val="auto"/>
        </w:rPr>
        <w:t>4 Doctor类别能力体系</w:t>
      </w:r>
    </w:p>
    <w:p w14:paraId="0AC29C51">
      <w:pPr>
        <w:spacing w:after="140" w:line="380" w:lineRule="auto"/>
        <w:ind w:firstLine="480"/>
        <w:jc w:val="both"/>
        <w:rPr>
          <w:color w:val="auto"/>
        </w:rPr>
      </w:pPr>
      <w:r>
        <w:rPr>
          <w:color w:val="auto"/>
        </w:rPr>
        <w:t>安大略省中医Doctor头衔制度所依据的能力框架，建立在CTCMPAO制定的Doctor类别能力框架基础之上。该框架对Doctor类别执业者所需具备的专业能力进行系统界定，为教育体系设计、资格评估及专业监管提供制度化标准，使头衔制度与实际专业能力形成对应关系。能力框架涵盖九个主要领域，可归纳为认知能力、操作技能与职业素养三个层面（表2）</w:t>
      </w:r>
      <w:r>
        <w:rPr>
          <w:rStyle w:val="16"/>
          <w:color w:val="auto"/>
        </w:rPr>
        <w:footnoteReference w:id="6"/>
      </w:r>
      <w:r>
        <w:rPr>
          <w:color w:val="auto"/>
        </w:rPr>
        <w:t>。</w:t>
      </w:r>
    </w:p>
    <w:p w14:paraId="7E99C531">
      <w:pPr>
        <w:spacing w:after="80"/>
        <w:rPr>
          <w:color w:val="auto"/>
        </w:rPr>
      </w:pPr>
    </w:p>
    <w:p w14:paraId="476CF1C8">
      <w:pPr>
        <w:spacing w:before="120" w:after="60"/>
        <w:jc w:val="center"/>
        <w:rPr>
          <w:color w:val="auto"/>
        </w:rPr>
      </w:pPr>
      <w:r>
        <w:rPr>
          <w:rFonts w:ascii="黑体" w:hAnsi="黑体" w:eastAsia="黑体" w:cs="黑体"/>
          <w:b/>
          <w:bCs/>
          <w:color w:val="auto"/>
          <w:sz w:val="22"/>
          <w:szCs w:val="22"/>
        </w:rPr>
        <w:t>表2 Doctor类别能力框架主要领域</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520"/>
        <w:gridCol w:w="5400"/>
      </w:tblGrid>
      <w:tr w14:paraId="5F18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2580721E">
            <w:pPr>
              <w:jc w:val="center"/>
              <w:rPr>
                <w:color w:val="auto"/>
              </w:rPr>
            </w:pPr>
            <w:r>
              <w:rPr>
                <w:b/>
                <w:bCs/>
                <w:color w:val="auto"/>
                <w:sz w:val="20"/>
                <w:szCs w:val="20"/>
              </w:rPr>
              <w:t>层面</w:t>
            </w:r>
          </w:p>
        </w:tc>
        <w:tc>
          <w:tcPr>
            <w:tcW w:w="252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E9C05C9">
            <w:pPr>
              <w:jc w:val="center"/>
              <w:rPr>
                <w:color w:val="auto"/>
              </w:rPr>
            </w:pPr>
            <w:r>
              <w:rPr>
                <w:b/>
                <w:bCs/>
                <w:color w:val="auto"/>
                <w:sz w:val="20"/>
                <w:szCs w:val="20"/>
              </w:rPr>
              <w:t>能力领域</w:t>
            </w:r>
          </w:p>
        </w:tc>
        <w:tc>
          <w:tcPr>
            <w:tcW w:w="54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6C248101">
            <w:pPr>
              <w:jc w:val="center"/>
              <w:rPr>
                <w:color w:val="auto"/>
              </w:rPr>
            </w:pPr>
            <w:r>
              <w:rPr>
                <w:b/>
                <w:bCs/>
                <w:color w:val="auto"/>
                <w:sz w:val="20"/>
                <w:szCs w:val="20"/>
              </w:rPr>
              <w:t>主要内涵</w:t>
            </w:r>
          </w:p>
        </w:tc>
      </w:tr>
      <w:tr w14:paraId="691F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8FC26F3">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3F877CB">
            <w:pPr>
              <w:jc w:val="center"/>
              <w:rPr>
                <w:color w:val="auto"/>
              </w:rPr>
            </w:pPr>
            <w:r>
              <w:rPr>
                <w:color w:val="auto"/>
                <w:sz w:val="20"/>
                <w:szCs w:val="20"/>
              </w:rPr>
              <w:t>医学基础能力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4DA90D3">
            <w:pPr>
              <w:jc w:val="center"/>
              <w:rPr>
                <w:color w:val="auto"/>
              </w:rPr>
            </w:pPr>
            <w:r>
              <w:rPr>
                <w:color w:val="auto"/>
                <w:sz w:val="20"/>
                <w:szCs w:val="20"/>
              </w:rPr>
              <w:t>解剖学、生理学、病理学等生物医学基础知识</w:t>
            </w:r>
          </w:p>
        </w:tc>
      </w:tr>
      <w:tr w14:paraId="2944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DF4C34F">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21EF3CF">
            <w:pPr>
              <w:jc w:val="center"/>
              <w:rPr>
                <w:color w:val="auto"/>
              </w:rPr>
            </w:pPr>
            <w:r>
              <w:rPr>
                <w:color w:val="auto"/>
                <w:sz w:val="20"/>
                <w:szCs w:val="20"/>
              </w:rPr>
              <w:t>诊断能力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46CAEE">
            <w:pPr>
              <w:jc w:val="center"/>
              <w:rPr>
                <w:color w:val="auto"/>
              </w:rPr>
            </w:pPr>
            <w:r>
              <w:rPr>
                <w:color w:val="auto"/>
                <w:sz w:val="20"/>
                <w:szCs w:val="20"/>
              </w:rPr>
              <w:t>望闻问切等传统诊断方法与现代医学信息的整合性判断</w:t>
            </w:r>
          </w:p>
        </w:tc>
      </w:tr>
      <w:tr w14:paraId="3350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ADA95DA">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7122B3D">
            <w:pPr>
              <w:jc w:val="center"/>
              <w:rPr>
                <w:color w:val="auto"/>
              </w:rPr>
            </w:pPr>
            <w:r>
              <w:rPr>
                <w:color w:val="auto"/>
                <w:sz w:val="20"/>
                <w:szCs w:val="20"/>
              </w:rPr>
              <w:t>诊疗能力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7CD8E">
            <w:pPr>
              <w:jc w:val="center"/>
              <w:rPr>
                <w:color w:val="auto"/>
              </w:rPr>
            </w:pPr>
            <w:r>
              <w:rPr>
                <w:color w:val="auto"/>
                <w:sz w:val="20"/>
                <w:szCs w:val="20"/>
              </w:rPr>
              <w:t>辨证论治、治疗方案制定及复杂临床情境下的综合决策</w:t>
            </w:r>
          </w:p>
        </w:tc>
      </w:tr>
      <w:tr w14:paraId="3E0A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331D715">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89EB22F">
            <w:pPr>
              <w:jc w:val="center"/>
              <w:rPr>
                <w:color w:val="auto"/>
              </w:rPr>
            </w:pPr>
            <w:r>
              <w:rPr>
                <w:color w:val="auto"/>
                <w:sz w:val="20"/>
                <w:szCs w:val="20"/>
              </w:rPr>
              <w:t>针灸技术能力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CC55228">
            <w:pPr>
              <w:jc w:val="center"/>
              <w:rPr>
                <w:color w:val="auto"/>
              </w:rPr>
            </w:pPr>
            <w:r>
              <w:rPr>
                <w:color w:val="auto"/>
                <w:sz w:val="20"/>
                <w:szCs w:val="20"/>
              </w:rPr>
              <w:t>穴位定位、针刺操作规范及安全防护措施</w:t>
            </w:r>
          </w:p>
        </w:tc>
      </w:tr>
      <w:tr w14:paraId="3B9D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D7E6432">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638A5E2">
            <w:pPr>
              <w:jc w:val="center"/>
              <w:rPr>
                <w:color w:val="auto"/>
              </w:rPr>
            </w:pPr>
            <w:r>
              <w:rPr>
                <w:color w:val="auto"/>
                <w:sz w:val="20"/>
                <w:szCs w:val="20"/>
              </w:rPr>
              <w:t>中药处方能力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9626AAC">
            <w:pPr>
              <w:jc w:val="center"/>
              <w:rPr>
                <w:color w:val="auto"/>
              </w:rPr>
            </w:pPr>
            <w:r>
              <w:rPr>
                <w:color w:val="auto"/>
                <w:sz w:val="20"/>
                <w:szCs w:val="20"/>
              </w:rPr>
              <w:t>方剂组成、药物配伍规律、处方管理及安全性评估</w:t>
            </w:r>
          </w:p>
        </w:tc>
      </w:tr>
      <w:tr w14:paraId="0D0F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8B024A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CBB14B8">
            <w:pPr>
              <w:jc w:val="center"/>
              <w:rPr>
                <w:color w:val="auto"/>
              </w:rPr>
            </w:pPr>
            <w:r>
              <w:rPr>
                <w:color w:val="auto"/>
                <w:sz w:val="20"/>
                <w:szCs w:val="20"/>
              </w:rPr>
              <w:t>人际沟通能力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391A3F2">
            <w:pPr>
              <w:jc w:val="center"/>
              <w:rPr>
                <w:color w:val="auto"/>
              </w:rPr>
            </w:pPr>
            <w:r>
              <w:rPr>
                <w:color w:val="auto"/>
                <w:sz w:val="20"/>
                <w:szCs w:val="20"/>
              </w:rPr>
              <w:t>医患沟通技能及跨专业医疗协作能力</w:t>
            </w:r>
          </w:p>
        </w:tc>
      </w:tr>
      <w:tr w14:paraId="35C3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BC3C4">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01EB4D8">
            <w:pPr>
              <w:jc w:val="center"/>
              <w:rPr>
                <w:color w:val="auto"/>
              </w:rPr>
            </w:pPr>
            <w:r>
              <w:rPr>
                <w:color w:val="auto"/>
                <w:sz w:val="20"/>
                <w:szCs w:val="20"/>
              </w:rPr>
              <w:t>专业伦理能力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389BA9">
            <w:pPr>
              <w:jc w:val="center"/>
              <w:rPr>
                <w:color w:val="auto"/>
              </w:rPr>
            </w:pPr>
            <w:r>
              <w:rPr>
                <w:color w:val="auto"/>
                <w:sz w:val="20"/>
                <w:szCs w:val="20"/>
              </w:rPr>
              <w:t>医疗伦理原则、患者权益保护与职业责任边界</w:t>
            </w:r>
          </w:p>
        </w:tc>
      </w:tr>
      <w:tr w14:paraId="6C08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365F05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44BD8BB">
            <w:pPr>
              <w:jc w:val="center"/>
              <w:rPr>
                <w:color w:val="auto"/>
              </w:rPr>
            </w:pPr>
            <w:r>
              <w:rPr>
                <w:color w:val="auto"/>
                <w:sz w:val="20"/>
                <w:szCs w:val="20"/>
              </w:rPr>
              <w:t>诊所管理能力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FFC70B0">
            <w:pPr>
              <w:jc w:val="center"/>
              <w:rPr>
                <w:color w:val="auto"/>
              </w:rPr>
            </w:pPr>
            <w:r>
              <w:rPr>
                <w:color w:val="auto"/>
                <w:sz w:val="20"/>
                <w:szCs w:val="20"/>
              </w:rPr>
              <w:t>病历管理、隐私保护与法律合规要求</w:t>
            </w:r>
          </w:p>
        </w:tc>
      </w:tr>
      <w:tr w14:paraId="1B97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0DF8262">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6AF469">
            <w:pPr>
              <w:jc w:val="center"/>
              <w:rPr>
                <w:color w:val="auto"/>
              </w:rPr>
            </w:pPr>
            <w:r>
              <w:rPr>
                <w:color w:val="auto"/>
                <w:sz w:val="20"/>
                <w:szCs w:val="20"/>
              </w:rPr>
              <w:t>安全与风险管理能力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FFA7133">
            <w:pPr>
              <w:jc w:val="center"/>
              <w:rPr>
                <w:color w:val="auto"/>
              </w:rPr>
            </w:pPr>
            <w:r>
              <w:rPr>
                <w:color w:val="auto"/>
                <w:sz w:val="20"/>
                <w:szCs w:val="20"/>
              </w:rPr>
              <w:t>临床操作安全规范、感染控制及医疗风险预防</w:t>
            </w:r>
          </w:p>
        </w:tc>
      </w:tr>
    </w:tbl>
    <w:p w14:paraId="3264040A">
      <w:pPr>
        <w:spacing w:after="80"/>
        <w:rPr>
          <w:color w:val="auto"/>
        </w:rPr>
      </w:pPr>
    </w:p>
    <w:p w14:paraId="53440CFC">
      <w:pPr>
        <w:spacing w:after="140" w:line="380" w:lineRule="auto"/>
        <w:ind w:firstLine="480"/>
        <w:jc w:val="both"/>
        <w:rPr>
          <w:color w:val="auto"/>
        </w:rPr>
      </w:pPr>
      <w:r>
        <w:rPr>
          <w:color w:val="auto"/>
        </w:rPr>
        <w:t>在认知能力层面，诊疗能力居于核心地位。框架要求执业者能在复杂临床情境下整合病史资料、诊断信息及治疗选项，形成具有合理性的治疗策略，体现出高层级执业者在诊疗决策方面的专业自主性。诊断能力方面，框架强调在传统四诊方法与现代医学信息之间建立整合性的临床判断模式，以提高诊疗准确性。在操作技能层面，针灸操作属于具有一定侵入性的医疗行为，框架对技术规范与安全标准提出明确要求；中药处方能力则涵盖药物配伍规律、处方管理制度及安全性评估，并涉及药品管理与处方责任等制度性要求。在职业素养层面，框架对跨专业医疗合作能力给予较大关注，要求执业者在多专业医疗环境中有效开展信息交流与协作；专业伦理能力则涉及隐私保护、知情同意及专业界限等制度要求，体现出医疗监管体系对公共安全与职业责任的重视。</w:t>
      </w:r>
    </w:p>
    <w:p w14:paraId="4640872F">
      <w:pPr>
        <w:spacing w:after="140" w:line="380" w:lineRule="auto"/>
        <w:ind w:firstLine="480"/>
        <w:jc w:val="both"/>
        <w:rPr>
          <w:color w:val="auto"/>
        </w:rPr>
      </w:pPr>
      <w:r>
        <w:rPr>
          <w:color w:val="auto"/>
        </w:rPr>
        <w:t>这一三维能力框架与现代医学教育中广泛采用的加拿大医师能力框架（CanMEDS）</w:t>
      </w:r>
      <w:r>
        <w:rPr>
          <w:rStyle w:val="16"/>
          <w:color w:val="auto"/>
        </w:rPr>
        <w:footnoteReference w:id="7"/>
      </w:r>
      <w:r>
        <w:rPr>
          <w:color w:val="auto"/>
        </w:rPr>
        <w:t>具有较强的结构一致性。后者将医师核心能力概括为医学专家、沟通者、合作者、领导者、健康促进者、学者与专业人士七个角色维度，其核心逻辑在于将临床能力与职业角色相结合，超越单纯技术性评估。安大略省中医Doctor能力框架在结构设计上呈现出类似取向，反映出中医职业制度在能力标准化方面逐步向主流医学教育框架靠近的趋势。</w:t>
      </w:r>
    </w:p>
    <w:p w14:paraId="6E46BDDA">
      <w:pPr>
        <w:spacing w:after="140" w:line="380" w:lineRule="auto"/>
        <w:ind w:firstLine="480"/>
        <w:jc w:val="both"/>
        <w:rPr>
          <w:color w:val="auto"/>
        </w:rPr>
      </w:pPr>
      <w:r>
        <w:rPr>
          <w:color w:val="auto"/>
        </w:rPr>
        <w:t>与世界卫生组织传统医学能力框架相比，安大略省的Doctor能力框架更为系统地整合了生物医学基础知识与跨专业合作能力，体现了将传统医学纳入现代整合医疗体系的制度导向，而非仅将其定位为独立运行的替代医学门类。这一框架定位对于提升中医在多专业医疗协作中的制度地位具有重要意义。</w:t>
      </w:r>
    </w:p>
    <w:p w14:paraId="47BFF156">
      <w:pPr>
        <w:spacing w:after="80"/>
        <w:rPr>
          <w:color w:val="auto"/>
        </w:rPr>
      </w:pPr>
    </w:p>
    <w:p w14:paraId="2FB437FB">
      <w:pPr>
        <w:pStyle w:val="2"/>
        <w:rPr>
          <w:color w:val="auto"/>
        </w:rPr>
      </w:pPr>
      <w:r>
        <w:rPr>
          <w:color w:val="auto"/>
        </w:rPr>
        <w:t>5 Doctor类别教育要求</w:t>
      </w:r>
    </w:p>
    <w:p w14:paraId="7BA7DE55">
      <w:pPr>
        <w:spacing w:after="140" w:line="380" w:lineRule="auto"/>
        <w:ind w:firstLine="480"/>
        <w:jc w:val="both"/>
        <w:rPr>
          <w:color w:val="auto"/>
        </w:rPr>
      </w:pPr>
      <w:r>
        <w:rPr>
          <w:color w:val="auto"/>
        </w:rPr>
        <w:t>专业头衔制度通常与教育体系密切联系，高层级临床头衔的设立往往建立在更高标准的专业教育与临床训练之上。在安大略省的制度设计中，Doctor类别资格的取得主要包括核心评估途径与国际教育评估途径两种基本路径，均以一定程度的高等教育为基础。</w:t>
      </w:r>
    </w:p>
    <w:p w14:paraId="43270533">
      <w:pPr>
        <w:pStyle w:val="3"/>
        <w:rPr>
          <w:color w:val="auto"/>
        </w:rPr>
      </w:pPr>
      <w:r>
        <w:rPr>
          <w:color w:val="auto"/>
        </w:rPr>
        <w:t>5.1 核心评估途径</w:t>
      </w:r>
    </w:p>
    <w:p w14:paraId="09B4D227">
      <w:pPr>
        <w:spacing w:after="140" w:line="380" w:lineRule="auto"/>
        <w:ind w:firstLine="480"/>
        <w:jc w:val="both"/>
        <w:rPr>
          <w:color w:val="auto"/>
        </w:rPr>
      </w:pPr>
      <w:r>
        <w:rPr>
          <w:color w:val="auto"/>
        </w:rPr>
        <w:t>申请者须具备至少两年大学教育或同等学历作为入学前提，以确保其具备基本的学术阅读能力、基础科学知识及批判性思维能力。在此基础上，须通过监管机构规定的能力评估程序，以确认其临床能力与专业知识符合Doctor类别能力框架的要求。</w:t>
      </w:r>
    </w:p>
    <w:p w14:paraId="5631D817">
      <w:pPr>
        <w:pStyle w:val="3"/>
        <w:rPr>
          <w:color w:val="auto"/>
        </w:rPr>
      </w:pPr>
      <w:r>
        <w:rPr>
          <w:color w:val="auto"/>
        </w:rPr>
        <w:t>5.2 国际教育评估途径</w:t>
      </w:r>
    </w:p>
    <w:p w14:paraId="5D517BA4">
      <w:pPr>
        <w:spacing w:after="140" w:line="380" w:lineRule="auto"/>
        <w:ind w:firstLine="480"/>
        <w:jc w:val="both"/>
        <w:rPr>
          <w:color w:val="auto"/>
        </w:rPr>
      </w:pPr>
      <w:r>
        <w:rPr>
          <w:color w:val="auto"/>
        </w:rPr>
        <w:t>在加拿大境外接受中医教育的申请者，须完成不少于两年大学教育或同等学历，并取得中医相关学位。境外学历须由加拿大学历评估服务联盟（ACESC）</w:t>
      </w:r>
      <w:r>
        <w:rPr>
          <w:rStyle w:val="16"/>
          <w:color w:val="auto"/>
        </w:rPr>
        <w:footnoteReference w:id="8"/>
      </w:r>
      <w:r>
        <w:rPr>
          <w:color w:val="auto"/>
        </w:rPr>
        <w:t>成员机构进行认证，评估内容主要包括文件真实性确认、授予院校资质审查，以及课程内容与Doctor类别能力框架之间的等效性评估。根据评估结果，申请者可能面临不同的教育衔接安排：若教育背景已达到能力框架要求的约75%，则可进入学术衔接课程，补充尚未达标的能力领域；部分申请者亦可能获得进阶入学资格，由教育机构依其课程制度决定学分认定情况。</w:t>
      </w:r>
    </w:p>
    <w:p w14:paraId="0B913F01">
      <w:pPr>
        <w:pStyle w:val="3"/>
        <w:rPr>
          <w:color w:val="auto"/>
        </w:rPr>
      </w:pPr>
      <w:r>
        <w:rPr>
          <w:color w:val="auto"/>
        </w:rPr>
        <w:t>5.3 完整教育培养路径</w:t>
      </w:r>
    </w:p>
    <w:p w14:paraId="452B0ACA">
      <w:pPr>
        <w:spacing w:after="140" w:line="380" w:lineRule="auto"/>
        <w:ind w:firstLine="480"/>
        <w:jc w:val="both"/>
        <w:rPr>
          <w:color w:val="auto"/>
        </w:rPr>
      </w:pPr>
      <w:r>
        <w:rPr>
          <w:color w:val="auto"/>
        </w:rPr>
        <w:t>申请者亦可通过完成经监管机构批准的中医教育课程取得资格。此类课程通常分为两个部分：其一为入学前教育要求，即不少于两年大学教育或同等学历（境外学历须经ACESC认证）；其二为中医专业教育课程，学制通常为五年或同等教育程度，总课程时数约为4000至5000小时，其中受督导临床实习不少于1200小时，须在结构化受监督环境中进行并包含实际患者接触，课程内容须与Doctor类别能力框架保持一致。在制度过渡安排上，监管机构计划在过渡期结束后，将Doctor类别的教育资格要求进一步明确为完成依据《高等教育选择与卓越法》（2000）授权的中医专业学位课程，学位名称以传统中医博士（Doctor of Traditional Chinese Medicine）为主，在教育内容、临床训练及能力评估方面均须与Doctor类别能力框架保持一致。</w:t>
      </w:r>
      <w:r>
        <w:rPr>
          <w:rStyle w:val="16"/>
          <w:color w:val="auto"/>
        </w:rPr>
        <w:footnoteReference w:id="9"/>
      </w:r>
    </w:p>
    <w:p w14:paraId="67D30B8A">
      <w:pPr>
        <w:pStyle w:val="3"/>
        <w:rPr>
          <w:color w:val="auto"/>
        </w:rPr>
      </w:pPr>
      <w:r>
        <w:rPr>
          <w:color w:val="auto"/>
        </w:rPr>
        <w:t>5.4 教育路径设计的制度逻辑</w:t>
      </w:r>
    </w:p>
    <w:p w14:paraId="38618330">
      <w:pPr>
        <w:spacing w:after="140" w:line="380" w:lineRule="auto"/>
        <w:ind w:firstLine="480"/>
        <w:jc w:val="both"/>
        <w:rPr>
          <w:color w:val="auto"/>
        </w:rPr>
      </w:pPr>
      <w:r>
        <w:rPr>
          <w:color w:val="auto"/>
        </w:rPr>
        <w:t>上述三类教育路径的制度设计体现了清晰的政策逻辑。首先，入学门槛设定至少两年大学教育的要求，旨在确保申请者具备基本的学术阅读与批判性思维能力，与西方医疗职业普遍对高层级执业者提出本科或以上教育背景要求的国际惯例相一致。其次，双路径设计体现了对国际化背景的制度考量。安大略省中医执业者中存在相当比例在中国内地、香港或台湾完成专业教育后移民的群体，国际教育评估途径通过ACESC认证机制为此类申请者提供制度化通道，有助于在维持资格标准的前提下吸纳国际受训的专业人才，同时反映了安大略省传统医学监管制度的跨国特征。与西医Doctor教育路径相比，中医Doctor头衔的教育要求在总学时与临床实习比例方面体现出一定的可比性，但在教育起点与学制结构方面存在差异，折射出传统医学在纳入现代医疗职业体系过程中历史积累与制度衔接之间的内在张力。</w:t>
      </w:r>
    </w:p>
    <w:p w14:paraId="4DF6422F">
      <w:pPr>
        <w:spacing w:after="80"/>
        <w:rPr>
          <w:color w:val="auto"/>
        </w:rPr>
      </w:pPr>
    </w:p>
    <w:p w14:paraId="027D408C">
      <w:pPr>
        <w:pStyle w:val="2"/>
        <w:rPr>
          <w:color w:val="auto"/>
        </w:rPr>
      </w:pPr>
      <w:r>
        <w:rPr>
          <w:color w:val="auto"/>
        </w:rPr>
        <w:t>6 临床能力评估制度</w:t>
      </w:r>
    </w:p>
    <w:p w14:paraId="0CAB2476">
      <w:pPr>
        <w:spacing w:after="140" w:line="380" w:lineRule="auto"/>
        <w:ind w:firstLine="480"/>
        <w:jc w:val="both"/>
        <w:rPr>
          <w:color w:val="auto"/>
        </w:rPr>
      </w:pPr>
      <w:r>
        <w:rPr>
          <w:color w:val="auto"/>
        </w:rPr>
        <w:t>Doctor头衔制度的制度效力在很大程度上取决于能力评估机制的严谨程度。安大略省中医Doctor类别的能力评估通常结合理论知识考核与临床能力测试，形成多维度的评估结构，以确保头衔制度与实际临床能力之间形成直接对应关系。</w:t>
      </w:r>
    </w:p>
    <w:p w14:paraId="4ADD28F0">
      <w:pPr>
        <w:spacing w:after="140" w:line="380" w:lineRule="auto"/>
        <w:ind w:firstLine="480"/>
        <w:jc w:val="both"/>
        <w:rPr>
          <w:color w:val="auto"/>
        </w:rPr>
      </w:pPr>
      <w:r>
        <w:rPr>
          <w:color w:val="auto"/>
        </w:rPr>
        <w:t>笔试考核主要评估申请者的理论知识与临床判断能力，内容通常涵盖中医基础理论、诊断学、方剂与中药学以及相关生物医学基础知识，采用客观题或其他标准化测验形式，目的在于确保执业者具备足以支持临床决策的理论基础。</w:t>
      </w:r>
    </w:p>
    <w:p w14:paraId="1063F52E">
      <w:pPr>
        <w:spacing w:after="140" w:line="380" w:lineRule="auto"/>
        <w:ind w:firstLine="480"/>
        <w:jc w:val="both"/>
        <w:rPr>
          <w:color w:val="auto"/>
        </w:rPr>
      </w:pPr>
      <w:r>
        <w:rPr>
          <w:color w:val="auto"/>
        </w:rPr>
        <w:t>客观结构化临床考试（OSCE）</w:t>
      </w:r>
      <w:r>
        <w:rPr>
          <w:rStyle w:val="16"/>
          <w:color w:val="auto"/>
        </w:rPr>
        <w:footnoteReference w:id="10"/>
      </w:r>
      <w:r>
        <w:rPr>
          <w:color w:val="auto"/>
        </w:rPr>
        <w:t>侧重评估临床操作能力，通过设置多个模拟临床站点，要求考生在限定时间内完成病史询问、体格检查、诊断分析或治疗方案制定等特定临床任务，能够在标准化情境下观察考生的临床思维与操作技能，已被多数医疗专业资格考试广泛采用。临床案例分析要求考生根据提供的病例资料进行辨证分析并提出治疗方案，涵盖诊断推理、治疗策略选择及临床风险评估等方面，能较为全面地考察执业者在复杂临床情境中的决策能力与专业判断。</w:t>
      </w:r>
    </w:p>
    <w:p w14:paraId="37C533D7">
      <w:pPr>
        <w:spacing w:after="140" w:line="380" w:lineRule="auto"/>
        <w:ind w:firstLine="480"/>
        <w:jc w:val="both"/>
        <w:rPr>
          <w:color w:val="auto"/>
        </w:rPr>
      </w:pPr>
      <w:r>
        <w:rPr>
          <w:color w:val="auto"/>
        </w:rPr>
        <w:t>此外，临床实习评估亦是能力评估制度的重要组成部分，通常包括临床导师评价、病例记录审查及临床操作观察等方式。通过在实际诊疗环境中的持续观察，能更准确地评估执业者在真实医疗情境中的专业行为与临床能力。上述多层次评估制度通过结合理论考核、临床测试与实习评估，提高了资格评估的可靠性与一致性，确保Doctor头衔所代表的专业能力符合监管制度所设定的标准。</w:t>
      </w:r>
    </w:p>
    <w:p w14:paraId="25C20804">
      <w:pPr>
        <w:spacing w:after="80"/>
        <w:rPr>
          <w:color w:val="auto"/>
        </w:rPr>
      </w:pPr>
    </w:p>
    <w:p w14:paraId="37D1C265">
      <w:pPr>
        <w:pStyle w:val="2"/>
        <w:rPr>
          <w:color w:val="auto"/>
        </w:rPr>
      </w:pPr>
      <w:r>
        <w:rPr>
          <w:color w:val="auto"/>
        </w:rPr>
        <w:t>7 制度意义</w:t>
      </w:r>
    </w:p>
    <w:p w14:paraId="31D557D5">
      <w:pPr>
        <w:pStyle w:val="3"/>
        <w:rPr>
          <w:color w:val="auto"/>
        </w:rPr>
      </w:pPr>
      <w:r>
        <w:rPr>
          <w:color w:val="auto"/>
        </w:rPr>
        <w:t>7.1 职业能力分层</w:t>
      </w:r>
    </w:p>
    <w:p w14:paraId="44E9871F">
      <w:pPr>
        <w:spacing w:after="140" w:line="380" w:lineRule="auto"/>
        <w:ind w:firstLine="480"/>
        <w:jc w:val="both"/>
        <w:rPr>
          <w:color w:val="auto"/>
        </w:rPr>
      </w:pPr>
      <w:r>
        <w:rPr>
          <w:color w:val="auto"/>
        </w:rPr>
        <w:t>Doctor头衔制度有助于在中医职业内部建立更为清晰的能力分层结构。传统的注册分类体系难以充分反映执业者之间在临床经验与诊疗能力方面的实际差异；通过引入具有法律保护的专业头衔，监管机构得以在职业体系内部建立层次性的能力分类，使不同层级执业者在制度结构中具有明确定位，同时有助于激励执业者在教育与临床能力方面持续提升。</w:t>
      </w:r>
    </w:p>
    <w:p w14:paraId="233A7760">
      <w:pPr>
        <w:pStyle w:val="3"/>
        <w:rPr>
          <w:color w:val="auto"/>
        </w:rPr>
      </w:pPr>
      <w:r>
        <w:rPr>
          <w:color w:val="auto"/>
        </w:rPr>
        <w:t>7.2 医疗体系整合</w:t>
      </w:r>
    </w:p>
    <w:p w14:paraId="701FD029">
      <w:pPr>
        <w:spacing w:after="140" w:line="380" w:lineRule="auto"/>
        <w:ind w:firstLine="480"/>
        <w:jc w:val="both"/>
        <w:rPr>
          <w:color w:val="auto"/>
        </w:rPr>
      </w:pPr>
      <w:r>
        <w:rPr>
          <w:color w:val="auto"/>
        </w:rPr>
        <w:t>在现代多专业医疗体系中，专业头衔往往构成跨专业互动的重要符号。当中医执业者具备与其他医疗职业相似的头衔制度时，其专业身份的可辨识度将显著提高，亦更容易在跨专业合作中建立相对对等的专业关系。这种制度安排有助于促进中医在多专业医疗环境中的参与程度，并提升其在整体医疗服务体系中的制度地位。</w:t>
      </w:r>
    </w:p>
    <w:p w14:paraId="39F6BE32">
      <w:pPr>
        <w:pStyle w:val="3"/>
        <w:rPr>
          <w:color w:val="auto"/>
        </w:rPr>
      </w:pPr>
      <w:r>
        <w:rPr>
          <w:color w:val="auto"/>
        </w:rPr>
        <w:t>7.3 教育体系影响</w:t>
      </w:r>
    </w:p>
    <w:p w14:paraId="2E4900BD">
      <w:pPr>
        <w:spacing w:after="140" w:line="380" w:lineRule="auto"/>
        <w:ind w:firstLine="480"/>
        <w:jc w:val="both"/>
        <w:rPr>
          <w:color w:val="auto"/>
        </w:rPr>
      </w:pPr>
      <w:r>
        <w:rPr>
          <w:color w:val="auto"/>
        </w:rPr>
        <w:t>当高层级专业头衔与特定能力标准建立对应关系时，教育机构须调整课程设计与培养模式，以确保教育成果符合监管要求。为满足Doctor类别所需的临床能力与理论基础，中医教育课程须在理论教学、临床训练及跨学科知识整合方面进行制度化规划，这有助于促进教育内容与临床能力要求之间的系统衔接，推动中医教育走向标准化。</w:t>
      </w:r>
    </w:p>
    <w:p w14:paraId="15AE8159">
      <w:pPr>
        <w:pStyle w:val="3"/>
        <w:rPr>
          <w:color w:val="auto"/>
        </w:rPr>
      </w:pPr>
      <w:r>
        <w:rPr>
          <w:color w:val="auto"/>
        </w:rPr>
        <w:t>7.4 国际比较视角</w:t>
      </w:r>
    </w:p>
    <w:p w14:paraId="2EC7B89F">
      <w:pPr>
        <w:spacing w:after="140" w:line="380" w:lineRule="auto"/>
        <w:ind w:firstLine="480"/>
        <w:jc w:val="both"/>
        <w:rPr>
          <w:color w:val="auto"/>
        </w:rPr>
      </w:pPr>
      <w:r>
        <w:rPr>
          <w:color w:val="auto"/>
        </w:rPr>
        <w:t>美国采取州级分散监管路径，47个州及哥伦比亚特区已通过针灸或东方医学执业立法，联邦层面则无统一的中医职业法规；针灸与东方医学认证委员会（ACAHM）认证课程与全国针灸与东方医学认证委员会（NCCAOM）资格考试构成事实上的全国标准</w:t>
      </w:r>
      <w:r>
        <w:rPr>
          <w:color w:val="auto"/>
          <w:vertAlign w:val="superscript"/>
        </w:rPr>
        <w:t>[12-13]</w:t>
      </w:r>
      <w:r>
        <w:rPr>
          <w:color w:val="auto"/>
        </w:rPr>
        <w:t>。Doctor头衔在各州的使用差异显著：部分州规定仅持有第一执业博士学位（DAcCHM/DAOM）且取得本州执照者方可使用"Doctor of Acupuncture"称谓，另一些州则无此限制；各州针灸培训学时下限亦差异明显，约介于1300至4000学时之间，致使头衔作为能力信号的稳定性受到一定削弱</w:t>
      </w:r>
      <w:r>
        <w:rPr>
          <w:color w:val="auto"/>
          <w:vertAlign w:val="superscript"/>
        </w:rPr>
        <w:t>[14]</w:t>
      </w:r>
      <w:r>
        <w:rPr>
          <w:color w:val="auto"/>
        </w:rPr>
        <w:t>。</w:t>
      </w:r>
    </w:p>
    <w:p w14:paraId="21C22545">
      <w:pPr>
        <w:spacing w:after="140" w:line="380" w:lineRule="auto"/>
        <w:ind w:firstLine="480"/>
        <w:jc w:val="both"/>
        <w:rPr>
          <w:color w:val="auto"/>
        </w:rPr>
      </w:pPr>
      <w:r>
        <w:rPr>
          <w:color w:val="auto"/>
        </w:rPr>
        <w:t>澳大利亚由澳大利亚卫生从业者监管局（AHPRA）下设的中医管理委员会（CMBA）负责全国范围的中医注册管理，对"中医师""中药师"与"针灸师"三类头衔加以法律保护，是西方国家中较早将中医纳入国家级法定监管的代表性辖区</w:t>
      </w:r>
      <w:r>
        <w:rPr>
          <w:color w:val="auto"/>
          <w:vertAlign w:val="superscript"/>
        </w:rPr>
        <w:t>[6]</w:t>
      </w:r>
      <w:r>
        <w:rPr>
          <w:color w:val="auto"/>
        </w:rPr>
        <w:t>。然而，该制度未引入分层化的Doctor头衔，执业者间的能力差异主要通过临床年资与持续专业发展记录隐性体现，缺乏正式的头衔分级机制。</w:t>
      </w:r>
    </w:p>
    <w:p w14:paraId="031D2895">
      <w:pPr>
        <w:spacing w:after="140" w:line="380" w:lineRule="auto"/>
        <w:ind w:firstLine="480"/>
        <w:jc w:val="both"/>
        <w:rPr>
          <w:color w:val="auto"/>
        </w:rPr>
      </w:pPr>
      <w:r>
        <w:rPr>
          <w:color w:val="auto"/>
        </w:rPr>
        <w:t>横向比较可见，三类制度在监管层级与头衔结构上差异显著：美国为州级监管、Doctor头衔局部使用的多元路径；澳大利亚为联邦级统一注册、不设Doctor分层的扁平结构；安大略省则在RHPA框架下，将Doctor头衔同时嵌入跨职业统一监管体系与中医职业内部的分层能力框架，在头衔保护、能力分层与法律责任三者之间建立了较为完整的制度链条</w:t>
      </w:r>
      <w:r>
        <w:rPr>
          <w:color w:val="auto"/>
          <w:vertAlign w:val="superscript"/>
        </w:rPr>
        <w:t>[1</w:t>
      </w:r>
      <w:bookmarkStart w:id="0" w:name="_GoBack"/>
      <w:bookmarkEnd w:id="0"/>
      <w:r>
        <w:rPr>
          <w:color w:val="auto"/>
          <w:vertAlign w:val="superscript"/>
        </w:rPr>
        <w:t>5]</w:t>
      </w:r>
      <w:r>
        <w:rPr>
          <w:color w:val="auto"/>
        </w:rPr>
        <w:t>。这种"统一监管框架内进行职业内部分层"的设计，既规避了美国式的州际碎片化，又较澳大利亚的扁平结构更精细地识别了执业者的能力梯度。</w:t>
      </w:r>
    </w:p>
    <w:p w14:paraId="4749A882">
      <w:pPr>
        <w:spacing w:after="140" w:line="380" w:lineRule="auto"/>
        <w:ind w:firstLine="480"/>
        <w:jc w:val="both"/>
        <w:rPr>
          <w:color w:val="auto"/>
        </w:rPr>
      </w:pPr>
      <w:r>
        <w:rPr>
          <w:color w:val="auto"/>
        </w:rPr>
        <w:t>从国际比较角度看，安大略省所建立的Doctor头衔制度为传统医学职业监管提供了一种具有参考价值的制度模式。在全球范围内，多数传统医学体系在制度化过程中面临类似问题，即如何在维持传统医学理论特色的同时，建立符合现代医疗监管要求的职业制度。安大略模式通过法律监管、能力框架与教育制度之间的有机衔接，为中医职业体系逐步形成现代医疗职业特征的监管结构提供了制度参照。</w:t>
      </w:r>
    </w:p>
    <w:p w14:paraId="7460C07B">
      <w:pPr>
        <w:spacing w:after="80"/>
        <w:rPr>
          <w:color w:val="auto"/>
        </w:rPr>
      </w:pPr>
    </w:p>
    <w:p w14:paraId="24DD73C8">
      <w:pPr>
        <w:pStyle w:val="2"/>
        <w:rPr>
          <w:color w:val="auto"/>
        </w:rPr>
      </w:pPr>
      <w:r>
        <w:rPr>
          <w:color w:val="auto"/>
        </w:rPr>
        <w:t>8 结论</w:t>
      </w:r>
    </w:p>
    <w:p w14:paraId="4956B2AB">
      <w:pPr>
        <w:spacing w:after="140" w:line="380" w:lineRule="auto"/>
        <w:ind w:firstLine="480"/>
        <w:jc w:val="both"/>
        <w:rPr>
          <w:color w:val="auto"/>
        </w:rPr>
      </w:pPr>
      <w:ins w:id="4" w:author="zhuzhu" w:date="2026-05-27T16:40:02Z">
        <w:r>
          <w:rPr>
            <w:rFonts w:hint="eastAsia"/>
            <w:color w:val="auto"/>
            <w:lang w:val="en-US" w:eastAsia="zh-CN"/>
          </w:rPr>
          <w:t>总之，</w:t>
        </w:r>
      </w:ins>
      <w:ins w:id="5" w:author="审稿修订" w:date="2026-05-27T08:28:42Z">
        <w:r>
          <w:rPr>
            <w:color w:val="auto"/>
          </w:rPr>
          <w:t>安大略省Doctor头衔制度并非R.TCMP与R.Ac注册分类的简单扩展，而是依托RHPA框架，在能力标准、教育要求与临床评估之间建立配套衔接，使中医职业的专业分工与能力差异在法律与监管层面得到明确表达。对患者而言，该制度提升了专业能力的可辨识性；对监管者而言，则在职业分层与公共安全保障之间建立了更直接的制度联系，亦折射出传统医学在保持自身理论体系的同时融入现代医疗监管体系的整体趋势。</w:t>
        </w:r>
      </w:ins>
    </w:p>
    <w:p w14:paraId="3E2B03FD">
      <w:pPr>
        <w:pStyle w:val="3"/>
        <w:rPr>
          <w:color w:val="auto"/>
        </w:rPr>
      </w:pPr>
      <w:r>
        <w:rPr>
          <w:color w:val="auto"/>
        </w:rPr>
        <w:t>8.1 理论总结</w:t>
      </w:r>
    </w:p>
    <w:p w14:paraId="6B43CC0E">
      <w:pPr>
        <w:spacing w:after="140" w:line="380" w:lineRule="auto"/>
        <w:ind w:firstLine="480"/>
        <w:jc w:val="both"/>
        <w:rPr>
          <w:color w:val="auto"/>
        </w:rPr>
      </w:pPr>
      <w:ins w:id="6" w:author="审稿修订" w:date="2026-05-27T08:28:42Z">
        <w:r>
          <w:rPr>
            <w:color w:val="auto"/>
          </w:rPr>
          <w:t>安大略省Doctor头衔制度的形成，体现出传统医学职业制度化的内在逻辑</w:t>
        </w:r>
      </w:ins>
      <w:ins w:id="7" w:author="zhuzhu" w:date="2026-05-27T16:39:10Z">
        <w:r>
          <w:rPr>
            <w:rFonts w:hint="eastAsia"/>
            <w:color w:val="auto"/>
            <w:lang w:eastAsia="zh-CN"/>
          </w:rPr>
          <w:t>，</w:t>
        </w:r>
      </w:ins>
      <w:ins w:id="8" w:author="审稿修订" w:date="2026-05-27T08:28:42Z">
        <w:r>
          <w:rPr>
            <w:color w:val="auto"/>
          </w:rPr>
          <w:t>教育体系规范化、专业能力标准化与监管认可机制相互强化、逐步累积，最终形成可识别的能力分层结构。Doctor头衔制度即是这一过程中的关键节点，推动中医职业监管由执业许可管理向能力分层治理转变。</w:t>
        </w:r>
      </w:ins>
    </w:p>
    <w:p w14:paraId="6AB99381">
      <w:pPr>
        <w:pStyle w:val="3"/>
        <w:rPr>
          <w:color w:val="auto"/>
        </w:rPr>
      </w:pPr>
      <w:r>
        <w:rPr>
          <w:color w:val="auto"/>
        </w:rPr>
        <w:t>8.2 对中国的启示</w:t>
      </w:r>
    </w:p>
    <w:p w14:paraId="5C80E7F5">
      <w:pPr>
        <w:spacing w:after="140" w:line="380" w:lineRule="auto"/>
        <w:ind w:firstLine="480"/>
        <w:jc w:val="both"/>
        <w:rPr>
          <w:color w:val="auto"/>
        </w:rPr>
      </w:pPr>
      <w:ins w:id="9" w:author="审稿修订" w:date="2026-05-27T08:28:42Z">
        <w:r>
          <w:rPr>
            <w:color w:val="auto"/>
          </w:rPr>
          <w:t>安大略经验对中国中医职业制度改革具有借鉴意义。中国现行中医职称制度（初级、中级、副高、正高）以科研贡献与年资积累为主要评价指标，与以临床能力认证为核心的执业头衔制度在制度逻辑上存在差异。在职称序列之外探索建立独立的能力分层执业头衔机制，有助于更直接地反映临床执业能力。此外，国内职业资格体系与国际监管标准的衔接，亦关系到中医海外执业者的资历认可与跨境职业发展。</w:t>
        </w:r>
      </w:ins>
    </w:p>
    <w:p w14:paraId="35066724">
      <w:pPr>
        <w:pStyle w:val="3"/>
        <w:rPr>
          <w:color w:val="auto"/>
        </w:rPr>
      </w:pPr>
      <w:r>
        <w:rPr>
          <w:color w:val="auto"/>
        </w:rPr>
        <w:t>8.3 国际意义</w:t>
      </w:r>
    </w:p>
    <w:p w14:paraId="32428D57">
      <w:pPr>
        <w:spacing w:after="140" w:line="380" w:lineRule="auto"/>
        <w:ind w:firstLine="480"/>
        <w:jc w:val="both"/>
        <w:rPr>
          <w:color w:val="auto"/>
        </w:rPr>
      </w:pPr>
      <w:ins w:id="10" w:author="审稿修订" w:date="2026-05-27T08:28:42Z">
        <w:r>
          <w:rPr>
            <w:color w:val="auto"/>
          </w:rPr>
          <w:t>在国际层面，安大略模式展示了传统医学在保持自身理论体系的同时融入现代法律监管体系的一种可行路径。教育体系、能力框架与法律监管的协调衔接是该路径的基本前提，能力分层机制则是其中关键的制度杠杆，可为正在推进中医监管制度化的其他国家与地区提供参照。</w:t>
        </w:r>
      </w:ins>
    </w:p>
    <w:p w14:paraId="3FC05C8C">
      <w:pPr>
        <w:spacing w:after="80"/>
        <w:rPr>
          <w:color w:val="auto"/>
        </w:rPr>
      </w:pPr>
    </w:p>
    <w:p w14:paraId="17679431">
      <w:pPr>
        <w:spacing w:after="80"/>
        <w:rPr>
          <w:color w:val="auto"/>
        </w:rPr>
      </w:pPr>
    </w:p>
    <w:p w14:paraId="3F6136BB">
      <w:pPr>
        <w:widowControl/>
        <w:suppressAutoHyphens w:val="0"/>
        <w:autoSpaceDN/>
        <w:ind w:firstLine="0"/>
        <w:rPr>
          <w:rFonts w:ascii="黑体" w:hAnsi="黑体" w:eastAsia="黑体" w:cs="黑体"/>
          <w:b/>
          <w:bCs/>
          <w:color w:val="auto"/>
          <w:sz w:val="28"/>
          <w:szCs w:val="28"/>
        </w:rPr>
      </w:pPr>
      <w:r>
        <w:rPr>
          <w:rFonts w:ascii="黑体" w:hAnsi="黑体" w:eastAsia="黑体" w:cs="黑体"/>
          <w:b/>
          <w:bCs/>
          <w:color w:val="auto"/>
          <w:sz w:val="28"/>
          <w:szCs w:val="28"/>
        </w:rPr>
        <w:br w:type="page"/>
      </w:r>
    </w:p>
    <w:p w14:paraId="207505B4">
      <w:pPr>
        <w:spacing w:before="300" w:after="120" w:line="380" w:lineRule="auto"/>
        <w:ind w:firstLine="0"/>
        <w:rPr>
          <w:color w:val="auto"/>
        </w:rPr>
      </w:pPr>
      <w:r>
        <w:rPr>
          <w:rFonts w:ascii="黑体" w:hAnsi="黑体" w:eastAsia="黑体" w:cs="黑体"/>
          <w:b/>
          <w:bCs/>
          <w:color w:val="auto"/>
          <w:sz w:val="28"/>
          <w:szCs w:val="28"/>
        </w:rPr>
        <w:t>参考文献</w:t>
      </w:r>
    </w:p>
    <w:p w14:paraId="673B0782">
      <w:pPr>
        <w:pStyle w:val="17"/>
        <w:numPr>
          <w:ilvl w:val="0"/>
          <w:numId w:val="1"/>
        </w:numPr>
        <w:spacing w:after="80" w:line="320" w:lineRule="auto"/>
        <w:jc w:val="both"/>
        <w:rPr>
          <w:color w:val="auto"/>
          <w:sz w:val="20"/>
          <w:szCs w:val="20"/>
        </w:rPr>
      </w:pPr>
      <w:r>
        <w:rPr>
          <w:color w:val="auto"/>
          <w:sz w:val="20"/>
          <w:szCs w:val="20"/>
        </w:rPr>
        <w:t>Government of Ontario. Regulated Health Professions Act, 1991, S.O. 1991, c.18 [M]. Toronto: Queen’s Printer for Ontario, 1991.</w:t>
      </w:r>
    </w:p>
    <w:p w14:paraId="5E9BF977">
      <w:pPr>
        <w:pStyle w:val="17"/>
        <w:numPr>
          <w:ilvl w:val="0"/>
          <w:numId w:val="1"/>
        </w:numPr>
        <w:spacing w:after="80" w:line="320" w:lineRule="auto"/>
        <w:jc w:val="both"/>
        <w:rPr>
          <w:color w:val="auto"/>
          <w:sz w:val="20"/>
          <w:szCs w:val="20"/>
        </w:rPr>
      </w:pPr>
      <w:r>
        <w:rPr>
          <w:color w:val="auto"/>
          <w:sz w:val="20"/>
          <w:szCs w:val="20"/>
        </w:rPr>
        <w:t>Government of Ontario. Traditional Chinese Medicine Act, 2006, S.O. 2006, c.27 [M]. Toronto: Queen’s Printer for Ontario, 2006.</w:t>
      </w:r>
    </w:p>
    <w:p w14:paraId="20BE3202">
      <w:pPr>
        <w:pStyle w:val="17"/>
        <w:numPr>
          <w:ilvl w:val="0"/>
          <w:numId w:val="1"/>
        </w:numPr>
        <w:spacing w:after="80" w:line="320" w:lineRule="auto"/>
        <w:jc w:val="both"/>
        <w:rPr>
          <w:color w:val="auto"/>
          <w:sz w:val="20"/>
          <w:szCs w:val="20"/>
        </w:rPr>
      </w:pPr>
      <w:r>
        <w:rPr>
          <w:color w:val="auto"/>
          <w:sz w:val="20"/>
          <w:szCs w:val="20"/>
        </w:rPr>
        <w:t>College of Traditional Chinese Medicine Practitioners and Acupuncturists of Ontario (CTCMPAO). Doctor Class Competencies Framework [S]. Toronto: CTCMPAO, 2022.</w:t>
      </w:r>
    </w:p>
    <w:p w14:paraId="3B914028">
      <w:pPr>
        <w:pStyle w:val="17"/>
        <w:numPr>
          <w:ilvl w:val="0"/>
          <w:numId w:val="1"/>
        </w:numPr>
        <w:spacing w:after="80" w:line="320" w:lineRule="auto"/>
        <w:jc w:val="both"/>
        <w:rPr>
          <w:color w:val="auto"/>
          <w:sz w:val="20"/>
          <w:szCs w:val="20"/>
        </w:rPr>
      </w:pPr>
      <w:r>
        <w:rPr>
          <w:color w:val="auto"/>
          <w:sz w:val="20"/>
          <w:szCs w:val="20"/>
        </w:rPr>
        <w:t>FRANK J R, SNELL L, SHERBINO J. CanMEDS 2015 Physician Competency Framework [S]. Ottawa: Royal College of Physicians and Surgeons of Canada, 2015.</w:t>
      </w:r>
    </w:p>
    <w:p w14:paraId="4E5718AB">
      <w:pPr>
        <w:pStyle w:val="17"/>
        <w:numPr>
          <w:ilvl w:val="0"/>
          <w:numId w:val="1"/>
        </w:numPr>
        <w:spacing w:after="80" w:line="320" w:lineRule="auto"/>
        <w:jc w:val="both"/>
        <w:rPr>
          <w:color w:val="auto"/>
          <w:sz w:val="20"/>
          <w:szCs w:val="20"/>
        </w:rPr>
      </w:pPr>
      <w:r>
        <w:rPr>
          <w:color w:val="auto"/>
          <w:sz w:val="20"/>
          <w:szCs w:val="20"/>
        </w:rPr>
        <w:t>Accreditation Commission for Acupuncture and Herbal Medicine (ACAHM). Accreditation Standards for Master’s Level Programs in Acupuncture and Oriental Medicine [S]. Minneapolis: ACAHM, 2023.</w:t>
      </w:r>
    </w:p>
    <w:p w14:paraId="7E5A45AA">
      <w:pPr>
        <w:pStyle w:val="17"/>
        <w:numPr>
          <w:ilvl w:val="0"/>
          <w:numId w:val="1"/>
        </w:numPr>
        <w:spacing w:after="80" w:line="320" w:lineRule="auto"/>
        <w:jc w:val="both"/>
        <w:rPr>
          <w:color w:val="auto"/>
          <w:sz w:val="20"/>
          <w:szCs w:val="20"/>
        </w:rPr>
      </w:pPr>
      <w:r>
        <w:rPr>
          <w:color w:val="auto"/>
          <w:sz w:val="20"/>
          <w:szCs w:val="20"/>
        </w:rPr>
        <w:t>Australian Health Practitioner Regulation Agency (AHPRA). Chinese Medicine Board of Australia: Registrant Data [S]. Melbourne: AHPRA, 2023.</w:t>
      </w:r>
    </w:p>
    <w:p w14:paraId="4321F06E">
      <w:pPr>
        <w:pStyle w:val="17"/>
        <w:numPr>
          <w:ilvl w:val="0"/>
          <w:numId w:val="1"/>
        </w:numPr>
        <w:spacing w:after="80" w:line="320" w:lineRule="auto"/>
        <w:jc w:val="both"/>
        <w:rPr>
          <w:rFonts w:eastAsia="PMingLiU"/>
          <w:color w:val="auto"/>
          <w:sz w:val="20"/>
          <w:szCs w:val="20"/>
          <w:lang w:eastAsia="zh-TW"/>
        </w:rPr>
      </w:pPr>
      <w:r>
        <w:rPr>
          <w:color w:val="auto"/>
          <w:sz w:val="20"/>
          <w:szCs w:val="20"/>
        </w:rPr>
        <w:t>World Health Organization. WHO International Classification of Diseases 11th Revision (ICD-11): Traditional Medicine Chapter [S]. Geneva: WHO, 2019</w:t>
      </w:r>
    </w:p>
    <w:p w14:paraId="6A312DC8">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World Health Organization. WHO Traditional Medicine Strategy 2014–2023 [R]. Geneva: WHO Press, 2013.</w:t>
      </w:r>
    </w:p>
    <w:p w14:paraId="7BB62FFD">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SACHS J D, WHO Commission on Macroeconomics and Health. Integrating Traditional Medicine into National Health Systems: A Global Governance Perspective [J]. Bulletin of the World Health Organization, 2022, 100(4): 245-252.</w:t>
      </w:r>
    </w:p>
    <w:p w14:paraId="175BF10D">
      <w:pPr>
        <w:pStyle w:val="17"/>
        <w:numPr>
          <w:ilvl w:val="0"/>
          <w:numId w:val="1"/>
        </w:numPr>
        <w:spacing w:after="80" w:line="320" w:lineRule="auto"/>
        <w:jc w:val="both"/>
        <w:rPr>
          <w:rFonts w:eastAsia="PMingLiU"/>
          <w:color w:val="auto"/>
          <w:sz w:val="20"/>
          <w:szCs w:val="20"/>
        </w:rPr>
      </w:pPr>
      <w:r>
        <w:rPr>
          <w:rFonts w:eastAsia="PMingLiU"/>
          <w:color w:val="auto"/>
          <w:sz w:val="20"/>
          <w:szCs w:val="20"/>
        </w:rPr>
        <w:t>张伯礼，王琦：《新时代中医药发展现状与思考》，载《中国工程科学》2023年第25卷第5期，DOI：10.15302/J-SSCAE-2023.05.007.</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国家中医药管理局. 中医药发展战略规划纲要（2016—2030年） [Z]. 北京: 国家中医药管理局, 2016.</w:t>
      </w:r>
    </w:p>
    <w:p w14:paraId="0D15CEB8">
      <w:pPr>
        <w:pStyle w:val="17"/>
        <w:numPr>
          <w:ilvl w:val="0"/>
          <w:numId w:val="1"/>
        </w:numPr>
        <w:spacing w:after="80" w:line="320" w:lineRule="auto"/>
        <w:jc w:val="both"/>
        <w:rPr>
          <w:rFonts w:eastAsia="PMingLiU"/>
          <w:color w:val="auto"/>
          <w:sz w:val="20"/>
          <w:szCs w:val="20"/>
        </w:rPr>
      </w:pPr>
      <w:r>
        <w:rPr>
          <w:rFonts w:eastAsia="PMingLiU"/>
          <w:color w:val="auto"/>
          <w:sz w:val="20"/>
          <w:szCs w:val="20"/>
        </w:rPr>
        <w:t>STONE J A M. The status of acupuncture and oriental medicine in the United States [J]. Chinese Journal of Integrative Medicine, 2014, 20(4): 243-249. DOI: 10.1007/s11655-014-1776-0.</w:t>
      </w:r>
    </w:p>
    <w:p w14:paraId="7A0FA69E">
      <w:pPr>
        <w:pStyle w:val="17"/>
        <w:numPr>
          <w:ilvl w:val="0"/>
          <w:numId w:val="1"/>
        </w:numPr>
        <w:spacing w:after="80" w:line="320" w:lineRule="auto"/>
        <w:jc w:val="both"/>
        <w:rPr>
          <w:rFonts w:eastAsia="PMingLiU"/>
          <w:color w:val="auto"/>
          <w:sz w:val="20"/>
          <w:szCs w:val="20"/>
        </w:rPr>
      </w:pPr>
      <w:r>
        <w:rPr>
          <w:rFonts w:eastAsia="PMingLiU"/>
          <w:color w:val="auto"/>
          <w:sz w:val="20"/>
          <w:szCs w:val="20"/>
        </w:rPr>
        <w:t>FAN A Y, HE D G, SANGRAULA A, et al. Distribution of licensed acupuncturists and educational institutions in the United States at the start of 2023, during the late stage of the COVID-19 pandemic [J]. Journal of Integrative Medicine, 2024, 22(4): 379-384. DOI: 10.1016/j.joim.2024.06.002.</w:t>
      </w:r>
    </w:p>
    <w:p w14:paraId="51A7D936">
      <w:pPr>
        <w:pStyle w:val="17"/>
        <w:numPr>
          <w:ilvl w:val="0"/>
          <w:numId w:val="1"/>
        </w:numPr>
        <w:spacing w:after="80" w:line="320" w:lineRule="auto"/>
        <w:jc w:val="both"/>
        <w:rPr>
          <w:rFonts w:eastAsia="PMingLiU"/>
          <w:color w:val="auto"/>
          <w:sz w:val="20"/>
          <w:szCs w:val="20"/>
        </w:rPr>
      </w:pPr>
      <w:r>
        <w:rPr>
          <w:rFonts w:eastAsia="PMingLiU"/>
          <w:color w:val="auto"/>
          <w:sz w:val="20"/>
          <w:szCs w:val="20"/>
        </w:rPr>
        <w:t>BLECK R R, GOLD M A, WESTHOFF C L. Training hour requirements to provide acupuncture in the United States [J]. Acupuncture in Medicine, 2021, 39(4): 327-333. DOI: 10.1177/0964528420939576.</w:t>
      </w:r>
    </w:p>
    <w:p w14:paraId="4DEED640">
      <w:pPr>
        <w:pStyle w:val="17"/>
        <w:numPr>
          <w:ilvl w:val="0"/>
          <w:numId w:val="1"/>
        </w:numPr>
        <w:spacing w:after="80" w:line="320" w:lineRule="auto"/>
        <w:jc w:val="both"/>
        <w:rPr>
          <w:rFonts w:eastAsia="PMingLiU"/>
          <w:color w:val="auto"/>
          <w:sz w:val="20"/>
          <w:szCs w:val="20"/>
        </w:rPr>
      </w:pPr>
      <w:r>
        <w:rPr>
          <w:rFonts w:eastAsia="PMingLiU"/>
          <w:color w:val="auto"/>
          <w:sz w:val="20"/>
          <w:szCs w:val="20"/>
        </w:rPr>
        <w:t>IJAZ N, BOON H. Evaluating the international standards gap for the use of acupuncture needles by physiotherapists and chiropractors: A policy analysis [J]. PLOS ONE, 2019, 14(12): e0226601. DOI: 10.1371/journal.pone.0226601.</w:t>
      </w:r>
    </w:p>
    <w:p w14:paraId="7BEDCF2E">
      <w:pPr>
        <w:spacing w:after="80" w:line="320" w:lineRule="auto"/>
        <w:ind w:left="480" w:hanging="480"/>
        <w:jc w:val="both"/>
        <w:rPr>
          <w:rFonts w:eastAsia="PMingLiU"/>
          <w:color w:val="auto"/>
          <w:sz w:val="20"/>
          <w:szCs w:val="20"/>
        </w:rPr>
      </w:pP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KSOF2BE21744">
    <w:panose1 w:val="02020500000000000000"/>
    <w:charset w:val="88"/>
    <w:family w:val="auto"/>
    <w:pitch w:val="default"/>
    <w:sig w:usb0="00000001" w:usb1="00000000" w:usb2="00000000" w:usb3="00000000" w:csb0="0010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r>
        <w:separator/>
      </w:r>
    </w:p>
  </w:footnote>
  <w:footnote w:type="continuationSeparator" w:id="23">
    <w:p>
      <w:r>
        <w:continuationSeparator/>
      </w:r>
    </w:p>
  </w:footnote>
  <w:footnote w:id="0">
    <w:p w14:paraId="44E58F22">
      <w:pPr>
        <w:pStyle w:val="9"/>
        <w:rPr>
          <w:rFonts w:ascii="PMingLiU" w:hAnsi="PMingLiU" w:eastAsia="PMingLiU"/>
        </w:rPr>
      </w:pPr>
      <w:r>
        <w:rPr>
          <w:rStyle w:val="16"/>
        </w:rPr>
        <w:footnoteRef/>
      </w:r>
      <w:r>
        <w:t xml:space="preserve"> </w:t>
      </w:r>
      <w:r>
        <w:rPr>
          <w:rFonts w:ascii="PMingLiU" w:hAnsi="PMingLiU" w:eastAsia="PMingLiU"/>
        </w:rPr>
        <w:t>Abbott, 1988, pp. 20–23；Freidson, 2001, pp. 17–19</w:t>
      </w:r>
    </w:p>
    <w:p w14:paraId="5AB05F08">
      <w:pPr>
        <w:pStyle w:val="9"/>
        <w:rPr>
          <w:lang w:val="en-CA"/>
        </w:rPr>
      </w:pPr>
    </w:p>
  </w:footnote>
  <w:footnote w:id="1">
    <w:p w14:paraId="78EBC434">
      <w:pPr>
        <w:pStyle w:val="9"/>
        <w:rPr>
          <w:lang w:val="en-CA"/>
        </w:rPr>
      </w:pPr>
      <w:r>
        <w:rPr>
          <w:rStyle w:val="16"/>
        </w:rPr>
        <w:footnoteRef/>
      </w:r>
      <w:r>
        <w:t xml:space="preserve"> </w:t>
      </w:r>
      <w:r>
        <w:rPr>
          <w:rFonts w:ascii="PMingLiU" w:hAnsi="PMingLiU" w:eastAsia="PMingLiU"/>
          <w:lang w:eastAsia="zh-TW"/>
        </w:rPr>
        <w:t>Regulated Health Professions Act, 1991</w:t>
      </w:r>
    </w:p>
  </w:footnote>
  <w:footnote w:id="2">
    <w:p w14:paraId="01BCAAAC">
      <w:pPr>
        <w:pStyle w:val="9"/>
      </w:pPr>
      <w:r>
        <w:rPr>
          <w:rStyle w:val="16"/>
        </w:rPr>
        <w:footnoteRef/>
      </w:r>
      <w:r>
        <w:t xml:space="preserve"> Alberta Regulation 42/1988, </w:t>
      </w:r>
      <w:r>
        <w:rPr>
          <w:i/>
          <w:iCs/>
        </w:rPr>
        <w:t>Acupuncture Regulation</w:t>
      </w:r>
      <w:r>
        <w:t xml:space="preserve">, Alta Reg 42/1988, enacted under the </w:t>
      </w:r>
      <w:r>
        <w:rPr>
          <w:i/>
          <w:iCs/>
        </w:rPr>
        <w:t>Health Disciplines Act</w:t>
      </w:r>
      <w:r>
        <w:t xml:space="preserve"> (Alberta), available at: </w:t>
      </w:r>
      <w:r>
        <w:fldChar w:fldCharType="begin"/>
      </w:r>
      <w:r>
        <w:instrText xml:space="preserve"> HYPERLINK "https://www.canlii.org/en/ab/laws/regu/alta-reg-42-1988/latest/alta-reg-42-1988.html" \t "_new" </w:instrText>
      </w:r>
      <w:r>
        <w:fldChar w:fldCharType="separate"/>
      </w:r>
      <w:r>
        <w:rPr>
          <w:rStyle w:val="15"/>
        </w:rPr>
        <w:t>https://www.canlii.org/en/ab/laws/regu/alta-reg-42-1988/latest/alta-reg-42-1988.html</w:t>
      </w:r>
      <w:r>
        <w:rPr>
          <w:rStyle w:val="15"/>
        </w:rPr>
        <w:fldChar w:fldCharType="end"/>
      </w:r>
    </w:p>
    <w:p w14:paraId="2170AFB0">
      <w:pPr>
        <w:pStyle w:val="9"/>
        <w:rPr>
          <w:lang w:val="en-CA"/>
        </w:rPr>
      </w:pPr>
    </w:p>
  </w:footnote>
  <w:footnote w:id="3">
    <w:p w14:paraId="3DECE6DD">
      <w:pPr>
        <w:pStyle w:val="9"/>
        <w:rPr>
          <w:lang w:val="en-CA"/>
        </w:rPr>
      </w:pPr>
      <w:r>
        <w:rPr>
          <w:rStyle w:val="16"/>
        </w:rPr>
        <w:footnoteRef/>
      </w:r>
      <w:r>
        <w:t xml:space="preserve"> </w:t>
      </w:r>
      <w:r>
        <w:rPr>
          <w:i/>
          <w:iCs/>
        </w:rPr>
        <w:t>Traditional Chinese Medicine Practitioners and Acupuncturists Regulation</w:t>
      </w:r>
      <w:r>
        <w:t xml:space="preserve">, BC Reg 385/2000, enacted under the </w:t>
      </w:r>
      <w:r>
        <w:rPr>
          <w:i/>
          <w:iCs/>
        </w:rPr>
        <w:t>Health Professions Act</w:t>
      </w:r>
      <w:r>
        <w:t xml:space="preserve"> (British Columbia), available at: </w:t>
      </w:r>
      <w:r>
        <w:fldChar w:fldCharType="begin"/>
      </w:r>
      <w:r>
        <w:instrText xml:space="preserve"> HYPERLINK "https://www.bclaws.gov.bc.ca/civix/document/id/loo61/loo61/385_2000" \t "_new" </w:instrText>
      </w:r>
      <w:r>
        <w:fldChar w:fldCharType="separate"/>
      </w:r>
      <w:r>
        <w:rPr>
          <w:rStyle w:val="15"/>
        </w:rPr>
        <w:t>https://www.bclaws.gov.bc.ca/civix/document/id/loo61/loo61/385_2000</w:t>
      </w:r>
      <w:r>
        <w:rPr>
          <w:rStyle w:val="15"/>
        </w:rPr>
        <w:fldChar w:fldCharType="end"/>
      </w:r>
    </w:p>
  </w:footnote>
  <w:footnote w:id="4">
    <w:p w14:paraId="4FABBBD5">
      <w:pPr>
        <w:pStyle w:val="9"/>
        <w:rPr>
          <w:lang w:val="en-CA"/>
        </w:rPr>
      </w:pPr>
      <w:r>
        <w:rPr>
          <w:rStyle w:val="16"/>
        </w:rPr>
        <w:footnoteRef/>
      </w:r>
      <w:r>
        <w:t xml:space="preserve"> Government of Ontario, </w:t>
      </w:r>
      <w:r>
        <w:rPr>
          <w:i/>
          <w:iCs/>
        </w:rPr>
        <w:t>Traditional Chinese Medicine Act, 2006</w:t>
      </w:r>
      <w:r>
        <w:t xml:space="preserve">, S.O. 2006, c.27 (Toronto: Queen’s Printer for Ontario, 2006), available at: </w:t>
      </w:r>
      <w:r>
        <w:fldChar w:fldCharType="begin"/>
      </w:r>
      <w:r>
        <w:instrText xml:space="preserve"> HYPERLINK "https://www.ontario.ca/laws/statute/06t27" \t "_new" </w:instrText>
      </w:r>
      <w:r>
        <w:fldChar w:fldCharType="separate"/>
      </w:r>
      <w:r>
        <w:rPr>
          <w:rStyle w:val="15"/>
        </w:rPr>
        <w:t>https://www.ontario.ca/laws/statute/06t27</w:t>
      </w:r>
      <w:r>
        <w:rPr>
          <w:rStyle w:val="15"/>
        </w:rPr>
        <w:fldChar w:fldCharType="end"/>
      </w:r>
    </w:p>
  </w:footnote>
  <w:footnote w:id="5">
    <w:p w14:paraId="16145719">
      <w:pPr>
        <w:pStyle w:val="9"/>
        <w:rPr>
          <w:lang w:val="en-CA"/>
        </w:rPr>
      </w:pPr>
      <w:r>
        <w:rPr>
          <w:rStyle w:val="16"/>
        </w:rPr>
        <w:footnoteRef/>
      </w:r>
      <w:r>
        <w:t xml:space="preserve"> Government of Ontario, </w:t>
      </w:r>
      <w:r>
        <w:rPr>
          <w:i/>
          <w:iCs/>
        </w:rPr>
        <w:t>Regulated Health Professions Act, 1991</w:t>
      </w:r>
      <w:r>
        <w:t xml:space="preserve">, S.O. 1991, c.18 (Toronto: Queen’s Printer for Ontario, 1991), available at: </w:t>
      </w:r>
      <w:r>
        <w:fldChar w:fldCharType="begin"/>
      </w:r>
      <w:r>
        <w:instrText xml:space="preserve"> HYPERLINK "https://www.ontario.ca/laws/statute/91r18" \t "_new" </w:instrText>
      </w:r>
      <w:r>
        <w:fldChar w:fldCharType="separate"/>
      </w:r>
      <w:r>
        <w:rPr>
          <w:rStyle w:val="15"/>
        </w:rPr>
        <w:t>https://www.ontario.ca/laws/statute/91r18</w:t>
      </w:r>
      <w:r>
        <w:rPr>
          <w:rStyle w:val="15"/>
        </w:rPr>
        <w:fldChar w:fldCharType="end"/>
      </w:r>
    </w:p>
  </w:footnote>
  <w:footnote w:id="6">
    <w:p w14:paraId="10169D91">
      <w:pPr>
        <w:pStyle w:val="9"/>
      </w:pPr>
      <w:r>
        <w:rPr>
          <w:rStyle w:val="16"/>
        </w:rPr>
        <w:footnoteRef/>
      </w:r>
      <w:r>
        <w:t xml:space="preserve"> College of Traditional Chinese Medicine Practitioners and Acupuncturists of Ontario (CTCMPAO), </w:t>
      </w:r>
      <w:r>
        <w:rPr>
          <w:i/>
          <w:iCs/>
        </w:rPr>
        <w:t>Doctor Title Registration Regulation</w:t>
      </w:r>
      <w:r>
        <w:t xml:space="preserve"> (Toronto: CTCMPAO, 2025), available at: </w:t>
      </w:r>
      <w:r>
        <w:fldChar w:fldCharType="begin"/>
      </w:r>
      <w:r>
        <w:instrText xml:space="preserve"> HYPERLINK "https://www.ctcmpao.on.ca/resources/forms-and-documents/CTCMPAO-DoctorTitle_Registration_Regulation_06%202025_10_03.pdf" \t "_new" </w:instrText>
      </w:r>
      <w:r>
        <w:fldChar w:fldCharType="separate"/>
      </w:r>
      <w:r>
        <w:rPr>
          <w:rStyle w:val="15"/>
        </w:rPr>
        <w:t>https://www.ctcmpao.on.ca/resources/forms-and-documents/CTCMPAO-DoctorTitle_Registration_Regulation_06%202025_10_03.pdf</w:t>
      </w:r>
      <w:r>
        <w:rPr>
          <w:rStyle w:val="15"/>
        </w:rPr>
        <w:fldChar w:fldCharType="end"/>
      </w:r>
    </w:p>
  </w:footnote>
  <w:footnote w:id="7">
    <w:p w14:paraId="7F53F4E9">
      <w:pPr>
        <w:pStyle w:val="9"/>
        <w:rPr>
          <w:lang w:val="en-CA"/>
        </w:rPr>
      </w:pPr>
      <w:r>
        <w:rPr>
          <w:rStyle w:val="16"/>
        </w:rPr>
        <w:footnoteRef/>
      </w:r>
      <w:r>
        <w:t xml:space="preserve"> Frank JR, Snell L, Sherbino J. </w:t>
      </w:r>
      <w:r>
        <w:rPr>
          <w:i/>
          <w:iCs/>
        </w:rPr>
        <w:t>CanMEDS 2015 Physician Competency Framework</w:t>
      </w:r>
      <w:r>
        <w:t xml:space="preserve"> (Ottawa: Royal College of Physicians and Surgeons of Canada, 2015), available at: </w:t>
      </w:r>
      <w:r>
        <w:fldChar w:fldCharType="begin"/>
      </w:r>
      <w:r>
        <w:instrText xml:space="preserve"> HYPERLINK "https://www.royalcollege.ca" \t "_new" </w:instrText>
      </w:r>
      <w:r>
        <w:fldChar w:fldCharType="separate"/>
      </w:r>
      <w:r>
        <w:rPr>
          <w:rStyle w:val="15"/>
        </w:rPr>
        <w:t>https://www.royalcollege.ca</w:t>
      </w:r>
      <w:r>
        <w:rPr>
          <w:rStyle w:val="15"/>
        </w:rPr>
        <w:fldChar w:fldCharType="end"/>
      </w:r>
    </w:p>
  </w:footnote>
  <w:footnote w:id="8">
    <w:p w14:paraId="5EABE423">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9">
    <w:p w14:paraId="2CB1F68D">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10">
    <w:p w14:paraId="664DD70B">
      <w:pPr>
        <w:pStyle w:val="9"/>
      </w:pPr>
      <w:r>
        <w:rPr>
          <w:rStyle w:val="16"/>
        </w:rPr>
        <w:footnoteRef/>
      </w:r>
      <w:r>
        <w:t xml:space="preserve"> Frank JR, Snell L, Sherbino J. </w:t>
      </w:r>
      <w:r>
        <w:rPr>
          <w:i/>
          <w:iCs/>
        </w:rPr>
        <w:t>CanMEDS 2015 Physician Competency Framework</w:t>
      </w:r>
      <w:r>
        <w:t xml:space="preserve"> (Ottawa: Royal College of Physicians and Surgeons of Canada, 2015)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A700BE"/>
    <w:multiLevelType w:val="multilevel"/>
    <w:tmpl w:val="26A700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审稿修订">
    <w15:presenceInfo w15:providerId="None" w15:userId="审稿修订"/>
  </w15:person>
  <w15:person w15:author="zhuzhu">
    <w15:presenceInfo w15:providerId="WPS Office" w15:userId="33590050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22"/>
    <w:footnote w:id="23"/>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AE4"/>
    <w:rsid w:val="00116CD4"/>
    <w:rsid w:val="001D3A15"/>
    <w:rsid w:val="00453AE4"/>
    <w:rsid w:val="0070146E"/>
    <w:rsid w:val="007D0B65"/>
    <w:rsid w:val="008D1EA5"/>
    <w:rsid w:val="00922FB9"/>
    <w:rsid w:val="00A559A4"/>
    <w:rsid w:val="00A57444"/>
    <w:rsid w:val="00AD12D3"/>
    <w:rsid w:val="00D02CD3"/>
    <w:rsid w:val="14E92F5E"/>
    <w:rsid w:val="18904F68"/>
    <w:rsid w:val="34D61C8F"/>
    <w:rsid w:val="3AA11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ind w:firstLine="482"/>
    </w:pPr>
    <w:rPr>
      <w:rFonts w:ascii="宋体" w:hAnsi="宋体" w:eastAsia="宋体" w:cs="宋体"/>
      <w:sz w:val="24"/>
      <w:szCs w:val="24"/>
      <w:lang w:val="en-US" w:eastAsia="zh-CN" w:bidi="ar-SA"/>
    </w:rPr>
  </w:style>
  <w:style w:type="paragraph" w:styleId="2">
    <w:name w:val="heading 1"/>
    <w:next w:val="1"/>
    <w:qFormat/>
    <w:uiPriority w:val="0"/>
    <w:pPr>
      <w:outlineLvl w:val="0"/>
    </w:pPr>
    <w:rPr>
      <w:rFonts w:ascii="宋体" w:hAnsi="宋体" w:eastAsia="宋体" w:cs="宋体"/>
      <w:color w:val="000000" w:themeColor="text1"/>
      <w:sz w:val="32"/>
      <w:szCs w:val="32"/>
      <w:lang w:val="en-US" w:eastAsia="zh-CN" w:bidi="ar-SA"/>
      <w14:textFill>
        <w14:solidFill>
          <w14:schemeClr w14:val="tx1"/>
        </w14:solidFill>
      </w14:textFill>
    </w:rPr>
  </w:style>
  <w:style w:type="paragraph" w:styleId="3">
    <w:name w:val="heading 2"/>
    <w:next w:val="1"/>
    <w:qFormat/>
    <w:uiPriority w:val="0"/>
    <w:pPr>
      <w:outlineLvl w:val="1"/>
    </w:pPr>
    <w:rPr>
      <w:rFonts w:ascii="宋体" w:hAnsi="宋体" w:eastAsia="宋体" w:cs="宋体"/>
      <w:color w:val="000000" w:themeColor="text1"/>
      <w:sz w:val="26"/>
      <w:szCs w:val="26"/>
      <w:lang w:val="en-US" w:eastAsia="zh-CN" w:bidi="ar-SA"/>
      <w14:textFill>
        <w14:solidFill>
          <w14:schemeClr w14:val="tx1"/>
        </w14:solidFill>
      </w14:textFill>
    </w:rPr>
  </w:style>
  <w:style w:type="paragraph" w:styleId="4">
    <w:name w:val="heading 3"/>
    <w:next w:val="1"/>
    <w:qFormat/>
    <w:uiPriority w:val="0"/>
    <w:pPr>
      <w:outlineLvl w:val="2"/>
    </w:pPr>
    <w:rPr>
      <w:rFonts w:ascii="宋体" w:hAnsi="宋体" w:eastAsia="宋体" w:cs="宋体"/>
      <w:color w:val="1F4D78"/>
      <w:sz w:val="24"/>
      <w:szCs w:val="24"/>
      <w:lang w:val="en-US" w:eastAsia="zh-CN" w:bidi="ar-SA"/>
    </w:rPr>
  </w:style>
  <w:style w:type="paragraph" w:styleId="5">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6">
    <w:name w:val="heading 5"/>
    <w:next w:val="1"/>
    <w:qFormat/>
    <w:uiPriority w:val="0"/>
    <w:pPr>
      <w:outlineLvl w:val="4"/>
    </w:pPr>
    <w:rPr>
      <w:rFonts w:ascii="宋体" w:hAnsi="宋体" w:eastAsia="宋体" w:cs="宋体"/>
      <w:color w:val="2E74B5"/>
      <w:sz w:val="24"/>
      <w:szCs w:val="24"/>
      <w:lang w:val="en-US" w:eastAsia="zh-CN" w:bidi="ar-SA"/>
    </w:rPr>
  </w:style>
  <w:style w:type="paragraph" w:styleId="7">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13">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宋体" w:hAnsi="宋体" w:eastAsia="宋体" w:cs="宋体"/>
      <w:lang w:val="en-US" w:eastAsia="zh-CN" w:bidi="ar-SA"/>
    </w:rPr>
  </w:style>
  <w:style w:type="paragraph" w:styleId="9">
    <w:name w:val="footnote text"/>
    <w:link w:val="18"/>
    <w:semiHidden/>
    <w:unhideWhenUsed/>
    <w:qFormat/>
    <w:uiPriority w:val="99"/>
    <w:rPr>
      <w:rFonts w:ascii="宋体" w:hAnsi="宋体" w:eastAsia="宋体" w:cs="宋体"/>
      <w:lang w:val="en-US" w:eastAsia="zh-CN" w:bidi="ar-SA"/>
    </w:rPr>
  </w:style>
  <w:style w:type="paragraph" w:styleId="10">
    <w:name w:val="Normal (Web)"/>
    <w:basedOn w:val="1"/>
    <w:qFormat/>
    <w:uiPriority w:val="0"/>
    <w:rPr>
      <w:sz w:val="24"/>
    </w:rPr>
  </w:style>
  <w:style w:type="paragraph" w:styleId="11">
    <w:name w:val="Title"/>
    <w:qFormat/>
    <w:uiPriority w:val="0"/>
    <w:rPr>
      <w:rFonts w:ascii="宋体" w:hAnsi="宋体" w:eastAsia="宋体" w:cs="宋体"/>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宋体" w:hAnsi="宋体" w:eastAsia="宋体" w:cs="宋体"/>
      <w:sz w:val="24"/>
      <w:szCs w:val="24"/>
      <w:lang w:val="en-US" w:eastAsia="zh-CN" w:bidi="ar-SA"/>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 w:type="character" w:customStyle="1" w:styleId="20">
    <w:name w:val="Unresolved Mention"/>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CD3DD-F202-437A-923E-094DE45C6FD4}">
  <ds:schemaRefs/>
</ds:datastoreItem>
</file>

<file path=docProps/app.xml><?xml version="1.0" encoding="utf-8"?>
<Properties xmlns="http://schemas.openxmlformats.org/officeDocument/2006/extended-properties" xmlns:vt="http://schemas.openxmlformats.org/officeDocument/2006/docPropsVTypes">
  <Template>Normal</Template>
  <Pages>15</Pages>
  <Words>8135</Words>
  <Characters>10347</Characters>
  <Lines>87</Lines>
  <Paragraphs>24</Paragraphs>
  <TotalTime>992</TotalTime>
  <ScaleCrop>false</ScaleCrop>
  <LinksUpToDate>false</LinksUpToDate>
  <CharactersWithSpaces>10595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2026-04-08T01:39:00Z</dcterms:created>
  <dc:creator>Un-named</dc:creator>
  <cp:lastModifiedBy>zhuzhu</cp:lastModifiedBy>
  <dcterms:modified xsi:type="dcterms:W3CDTF">2026-05-28T03:10:11Z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2052-12.1.0.26375</vt:lpwstr>
  </property>
  <property fmtid="{D5CDD505-2E9C-101B-9397-08002B2CF9AE}" pid="4" name="ICV">
    <vt:lpwstr>36746F2E14814C3292ACB13D02DFD01D_13</vt:lpwstr>
  </property>
</Properties>
</file>