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0A298">
      <w:pPr>
        <w:jc w:val="center"/>
        <w:rPr>
          <w:rFonts w:hint="eastAsia" w:ascii="宋体" w:hAnsi="宋体" w:eastAsia="宋体" w:cs="宋体"/>
        </w:rPr>
      </w:pPr>
      <w:r>
        <w:rPr>
          <w:rFonts w:hint="eastAsia" w:ascii="宋体" w:hAnsi="宋体" w:eastAsia="宋体" w:cs="宋体"/>
          <w:b/>
          <w:sz w:val="32"/>
        </w:rPr>
        <w:t>中医药领域大语言模型评测综述：基准构建、能力评价与未来方向</w:t>
      </w:r>
    </w:p>
    <w:p w14:paraId="0D94DD9E">
      <w:pPr>
        <w:jc w:val="center"/>
        <w:rPr>
          <w:rFonts w:hint="eastAsia" w:ascii="宋体" w:hAnsi="宋体" w:eastAsia="宋体" w:cs="宋体"/>
        </w:rPr>
      </w:pPr>
      <w:r>
        <w:rPr>
          <w:rFonts w:hint="eastAsia" w:ascii="宋体" w:hAnsi="宋体" w:eastAsia="宋体" w:cs="宋体"/>
          <w:sz w:val="22"/>
        </w:rPr>
        <w:t>朱玲，张琼，张竹绿</w:t>
      </w:r>
    </w:p>
    <w:p w14:paraId="540E2B11">
      <w:pPr>
        <w:rPr>
          <w:rFonts w:hint="eastAsia" w:ascii="宋体" w:hAnsi="宋体" w:eastAsia="宋体" w:cs="宋体"/>
        </w:rPr>
      </w:pPr>
    </w:p>
    <w:p w14:paraId="66495A11">
      <w:pPr>
        <w:pStyle w:val="4"/>
        <w:rPr>
          <w:rFonts w:hint="eastAsia" w:ascii="宋体" w:hAnsi="宋体" w:eastAsia="宋体" w:cs="宋体"/>
        </w:rPr>
      </w:pPr>
      <w:r>
        <w:rPr>
          <w:rFonts w:hint="eastAsia" w:ascii="宋体" w:hAnsi="宋体" w:eastAsia="宋体" w:cs="宋体"/>
          <w:color w:val="000000"/>
        </w:rPr>
        <w:t>摘要</w:t>
      </w:r>
    </w:p>
    <w:p w14:paraId="28776A2A">
      <w:pPr>
        <w:spacing w:line="360" w:lineRule="auto"/>
        <w:ind w:firstLine="440" w:firstLineChars="200"/>
        <w:jc w:val="both"/>
        <w:rPr>
          <w:rFonts w:hint="eastAsia" w:ascii="Times New Roman" w:hAnsi="Times New Roman" w:eastAsia="宋体" w:cs="Times New Roman"/>
          <w:color w:val="FF0000"/>
          <w:lang w:eastAsia="zh-CN"/>
        </w:rPr>
      </w:pPr>
      <w:r>
        <w:rPr>
          <w:rFonts w:hint="default" w:ascii="Times New Roman" w:hAnsi="Times New Roman" w:eastAsia="宋体" w:cs="Times New Roman"/>
          <w:color w:val="FF0000"/>
        </w:rPr>
        <w:t>大语言模型（Large Language Models, LLMs）正加速渗透至医疗健康领域，其</w:t>
      </w:r>
      <w:r>
        <w:rPr>
          <w:rFonts w:hint="eastAsia" w:ascii="Times New Roman" w:hAnsi="Times New Roman" w:eastAsia="宋体" w:cs="Times New Roman"/>
          <w:color w:val="FF0000"/>
          <w:lang w:val="en-US" w:eastAsia="zh-CN"/>
        </w:rPr>
        <w:t>在</w:t>
      </w:r>
      <w:r>
        <w:rPr>
          <w:rFonts w:hint="default" w:ascii="Times New Roman" w:hAnsi="Times New Roman" w:eastAsia="宋体" w:cs="Times New Roman"/>
          <w:color w:val="FF0000"/>
        </w:rPr>
        <w:t>中医药</w:t>
      </w:r>
      <w:r>
        <w:rPr>
          <w:rFonts w:hint="eastAsia" w:ascii="Times New Roman" w:hAnsi="Times New Roman" w:eastAsia="宋体" w:cs="Times New Roman"/>
          <w:color w:val="FF0000"/>
          <w:lang w:val="en-US" w:eastAsia="zh-CN"/>
        </w:rPr>
        <w:t>临床实践</w:t>
      </w:r>
      <w:r>
        <w:rPr>
          <w:rFonts w:hint="default" w:ascii="Times New Roman" w:hAnsi="Times New Roman" w:eastAsia="宋体" w:cs="Times New Roman"/>
          <w:color w:val="FF0000"/>
        </w:rPr>
        <w:t>场景</w:t>
      </w:r>
      <w:r>
        <w:rPr>
          <w:rFonts w:hint="eastAsia" w:ascii="Times New Roman" w:hAnsi="Times New Roman" w:eastAsia="宋体" w:cs="Times New Roman"/>
          <w:color w:val="FF0000"/>
          <w:lang w:val="en-US" w:eastAsia="zh-CN"/>
        </w:rPr>
        <w:t>的应用</w:t>
      </w:r>
      <w:r>
        <w:rPr>
          <w:rFonts w:hint="default" w:ascii="Times New Roman" w:hAnsi="Times New Roman" w:eastAsia="宋体" w:cs="Times New Roman"/>
          <w:color w:val="FF0000"/>
        </w:rPr>
        <w:t>能力与潜在风险亟需建立系统化的评测框架。本文系统检索</w:t>
      </w:r>
      <w:r>
        <w:rPr>
          <w:rFonts w:hint="eastAsia" w:ascii="Times New Roman" w:hAnsi="Times New Roman" w:eastAsia="宋体" w:cs="Times New Roman"/>
          <w:color w:val="FF0000"/>
          <w:lang w:val="en-US" w:eastAsia="zh-CN"/>
        </w:rPr>
        <w:t>自建库至2026年6月9日</w:t>
      </w:r>
      <w:r>
        <w:rPr>
          <w:rFonts w:hint="default" w:ascii="Times New Roman" w:hAnsi="Times New Roman" w:eastAsia="宋体" w:cs="Times New Roman"/>
          <w:color w:val="FF0000"/>
        </w:rPr>
        <w:t>Web of Science、PubMed、中国知网</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万方</w:t>
      </w:r>
      <w:r>
        <w:rPr>
          <w:rFonts w:hint="eastAsia" w:ascii="Times New Roman" w:hAnsi="Times New Roman" w:eastAsia="宋体" w:cs="Times New Roman"/>
          <w:color w:val="FF0000"/>
          <w:lang w:val="en-US" w:eastAsia="zh-CN"/>
        </w:rPr>
        <w:t>等</w:t>
      </w:r>
      <w:r>
        <w:rPr>
          <w:rFonts w:hint="default" w:ascii="Times New Roman" w:hAnsi="Times New Roman" w:eastAsia="宋体" w:cs="Times New Roman"/>
          <w:color w:val="FF0000"/>
        </w:rPr>
        <w:t>数据库</w:t>
      </w:r>
      <w:r>
        <w:rPr>
          <w:rFonts w:hint="eastAsia" w:ascii="Times New Roman" w:hAnsi="Times New Roman" w:eastAsia="宋体" w:cs="Times New Roman"/>
          <w:color w:val="FF0000"/>
          <w:lang w:val="en-US" w:eastAsia="zh-CN"/>
        </w:rPr>
        <w:t>的相关核心研究文献276篇</w:t>
      </w:r>
      <w:r>
        <w:rPr>
          <w:rFonts w:hint="default" w:ascii="Times New Roman" w:hAnsi="Times New Roman" w:eastAsia="宋体" w:cs="Times New Roman"/>
          <w:color w:val="FF0000"/>
        </w:rPr>
        <w:t>，</w:t>
      </w:r>
      <w:r>
        <w:rPr>
          <w:rFonts w:hint="eastAsia" w:ascii="Times New Roman" w:hAnsi="Times New Roman" w:eastAsia="宋体" w:cs="Times New Roman"/>
          <w:color w:val="FF0000"/>
          <w:lang w:val="en-US" w:eastAsia="zh-CN"/>
        </w:rPr>
        <w:t>根据纳排除标准</w:t>
      </w:r>
      <w:r>
        <w:rPr>
          <w:rFonts w:hint="default" w:ascii="Times New Roman" w:hAnsi="Times New Roman" w:eastAsia="宋体" w:cs="Times New Roman"/>
          <w:color w:val="FF0000"/>
        </w:rPr>
        <w:t>筛选纳入34篇文献，从评测基准构建、模型能力比较与核心场景评测实践三个维度进行梳理，并对现有体系的方法学局限进行深层反思。</w:t>
      </w:r>
      <w:r>
        <w:rPr>
          <w:rFonts w:hint="eastAsia" w:ascii="Times New Roman" w:hAnsi="Times New Roman" w:eastAsia="宋体" w:cs="Times New Roman"/>
          <w:color w:val="FF0000"/>
          <w:lang w:val="en-US" w:eastAsia="zh-CN"/>
        </w:rPr>
        <w:t>结果表明</w:t>
      </w:r>
      <w:r>
        <w:rPr>
          <w:rFonts w:hint="default" w:ascii="Times New Roman" w:hAnsi="Times New Roman" w:eastAsia="宋体" w:cs="Times New Roman"/>
          <w:color w:val="FF0000"/>
        </w:rPr>
        <w:t>：当前评测基准已从标准化考试拓展至辨证思维、处方审核、古汉语理解及多模态感知等细粒度方向；通用LLM与中医专用LLM在知识记忆与临床推理方面各存局限，而模型代际差异、题型设置与评测协议的不一致严重制约了跨研究结果的可比性；现有评测多基于</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文本封闭世界</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假设，在多感官诊断、安全边界及真实临床效用维度上可能显著高估模型的实际能力。据此，本文提出构建中医药知识驱动的分层评测体系</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知识→辨证→治则→方药→疗效，并从多模态数据基础设施、分层标准建设、方法论创新及真实世界验证等方面探讨未来方向，以期推动LLM在中医药领域从</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可用</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走向</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可信、可靠</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p>
    <w:p w14:paraId="714887D8">
      <w:pPr>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大语言模型；中医药；评测研究；临床推理；多模态</w:t>
      </w:r>
    </w:p>
    <w:p w14:paraId="59276059">
      <w:pPr>
        <w:rPr>
          <w:rFonts w:hint="eastAsia" w:ascii="宋体" w:hAnsi="宋体" w:eastAsia="宋体" w:cs="宋体"/>
        </w:rPr>
      </w:pPr>
    </w:p>
    <w:p w14:paraId="111467D2">
      <w:pPr>
        <w:pStyle w:val="4"/>
        <w:rPr>
          <w:rFonts w:hint="eastAsia" w:ascii="宋体" w:hAnsi="宋体" w:eastAsia="宋体" w:cs="宋体"/>
        </w:rPr>
      </w:pPr>
      <w:r>
        <w:rPr>
          <w:rFonts w:hint="eastAsia" w:ascii="宋体" w:hAnsi="宋体" w:eastAsia="宋体" w:cs="宋体"/>
          <w:color w:val="000000"/>
        </w:rPr>
        <w:t>Abstract</w:t>
      </w:r>
    </w:p>
    <w:p w14:paraId="346FDA8F">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Large Language Models ( LLMs ) are accelerating their penetration into the field of medical health, and their application capabilities and potential risks in clinical practice scenarios of traditional Chinese medicine need to establish a systematic evaluation framework. This paper systematically searched 276 core research literatures related to Web of Science, PubMed, CNKI, Wanfang and other databases from the establishment of the database to June 9,2026.According to the inclusion and exclusion criteria, 34 literatures were screened and included, and the three dimensions of evaluation benchmark construction, model capability comparison and core scenario evaluation practice were sorted out, and the methodological limitations of the existing system were deeply reflected. The results show that the current evaluation benchmark has expanded from standardized tests to fine-grained directions such as dialectical thinking, prescription review, ancient Chinese understanding and multimodal perception. General LLM and TCM-specific LLM have their own limitations in knowledge memory and clinical reasoning, while the intergenerational differences of models, the inconsistency of question type setting and evaluation protocol seriously restrict the comparability of cross-study results. Most of the existing evaluations are based on the ' text closed world ' hypothesis, which may significantly overestimate the actual ability of the model in the dimensions of multi-sensory diagnosis, safety boundary and real clinical utility. Based on this, this paper proposes to construct a hierarchical evaluation system driven by TCM knowledge </w:t>
      </w:r>
      <w:r>
        <w:rPr>
          <w:rFonts w:hint="eastAsia" w:ascii="Times New Roman" w:hAnsi="Times New Roman" w:eastAsia="宋体" w:cs="Times New Roman"/>
          <w:color w:val="FF0000"/>
          <w:lang w:val="en-US" w:eastAsia="zh-CN"/>
        </w:rPr>
        <w:t>:</w:t>
      </w:r>
      <w:r>
        <w:rPr>
          <w:rFonts w:hint="default" w:ascii="Times New Roman" w:hAnsi="Times New Roman" w:eastAsia="宋体" w:cs="Times New Roman"/>
          <w:color w:val="FF0000"/>
        </w:rPr>
        <w:t xml:space="preserve"> knowledge → syndrome differentiation → treatment principle → prescription → curative effect , and discusses the future direction from the aspects of multimodal data infrastructure, hierarchical standard construction, methodological innovation and real world verification, in order to promote LLM from ' available ' to ' credible and reliable ' in the field of TCM.</w:t>
      </w:r>
    </w:p>
    <w:p w14:paraId="50642DA4">
      <w:pPr>
        <w:spacing w:line="360" w:lineRule="auto"/>
        <w:jc w:val="both"/>
        <w:rPr>
          <w:rFonts w:hint="default" w:ascii="Times New Roman" w:hAnsi="Times New Roman" w:eastAsia="宋体" w:cs="Times New Roman"/>
          <w:color w:val="FF0000"/>
        </w:rPr>
      </w:pPr>
      <w:r>
        <w:rPr>
          <w:rFonts w:hint="default" w:ascii="Times New Roman" w:hAnsi="Times New Roman" w:eastAsia="宋体" w:cs="Times New Roman"/>
          <w:b/>
          <w:color w:val="FF0000"/>
        </w:rPr>
        <w:t>Key words</w:t>
      </w:r>
      <w:r>
        <w:rPr>
          <w:rFonts w:hint="default" w:ascii="Times New Roman" w:hAnsi="Times New Roman" w:eastAsia="宋体" w:cs="Times New Roman"/>
          <w:b/>
          <w:color w:val="FF0000"/>
          <w:lang w:eastAsia="zh-CN"/>
        </w:rPr>
        <w:t>：</w:t>
      </w:r>
      <w:r>
        <w:rPr>
          <w:rFonts w:hint="default" w:ascii="Times New Roman" w:hAnsi="Times New Roman" w:eastAsia="宋体" w:cs="Times New Roman"/>
          <w:color w:val="FF0000"/>
        </w:rPr>
        <w:t>Large language models; Traditional Chinese medicine; Evaluation research; Clinical reasoning; Multimodal</w:t>
      </w:r>
    </w:p>
    <w:p w14:paraId="2E319569">
      <w:pPr>
        <w:spacing w:line="360" w:lineRule="auto"/>
        <w:jc w:val="both"/>
        <w:rPr>
          <w:rFonts w:hint="default" w:ascii="Times New Roman" w:hAnsi="Times New Roman" w:eastAsia="宋体" w:cs="Times New Roman"/>
          <w:color w:val="FF0000"/>
        </w:rPr>
      </w:pPr>
      <w:r>
        <w:rPr>
          <w:rFonts w:hint="default" w:ascii="Times New Roman" w:hAnsi="Times New Roman" w:eastAsia="宋体" w:cs="Times New Roman"/>
          <w:color w:val="FF0000"/>
        </w:rPr>
        <w:br w:type="page"/>
      </w:r>
    </w:p>
    <w:p w14:paraId="14991F9D">
      <w:pPr>
        <w:pStyle w:val="4"/>
        <w:rPr>
          <w:rFonts w:hint="eastAsia" w:ascii="宋体" w:hAnsi="宋体" w:eastAsia="宋体" w:cs="宋体"/>
        </w:rPr>
      </w:pPr>
      <w:r>
        <w:rPr>
          <w:rFonts w:hint="eastAsia" w:ascii="宋体" w:hAnsi="宋体" w:eastAsia="宋体" w:cs="宋体"/>
          <w:color w:val="000000"/>
        </w:rPr>
        <w:t>1 引言</w:t>
      </w:r>
    </w:p>
    <w:p w14:paraId="2B05B1CA">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 xml:space="preserve">大语言模型具备</w:t>
      </w:r>
      <w:del w:id="1" w:author="Kiro润色" w:date="2026-06-17T00:00:00Z">
        <w:r>
          <w:rPr>
            <w:rFonts w:hint="eastAsia" w:ascii="宋体" w:hAnsi="宋体" w:eastAsia="宋体" w:cs="宋体"/>
            <w:color w:val="FF0000"/>
          </w:rPr>
          <w:delText xml:space="preserve">卓越</w:delText>
        </w:r>
      </w:del>
      <w:ins w:id="2" w:author="Kiro润色" w:date="2026-06-17T00:00:00Z">
        <w:r>
          <w:rPr>
            <w:rFonts w:hint="eastAsia" w:ascii="宋体" w:hAnsi="宋体" w:eastAsia="宋体" w:cs="宋体"/>
            <w:color w:val="FF0000"/>
          </w:rPr>
          <w:t xml:space="preserve">较强</w:t>
        </w:r>
      </w:ins>
      <w:r>
        <w:rPr>
          <w:rFonts w:hint="eastAsia" w:ascii="宋体" w:hAnsi="宋体" w:eastAsia="宋体" w:cs="宋体"/>
          <w:color w:val="FF0000"/>
        </w:rPr>
        <w:t xml:space="preserve">的自然语言理解、生成与推理能力，正</w:t>
      </w:r>
      <w:del w:id="3" w:author="Kiro润色" w:date="2026-06-17T00:00:00Z">
        <w:r>
          <w:rPr>
            <w:rFonts w:hint="eastAsia" w:ascii="宋体" w:hAnsi="宋体" w:eastAsia="宋体" w:cs="宋体"/>
            <w:color w:val="FF0000"/>
          </w:rPr>
          <w:delText xml:space="preserve">深刻</w:delText>
        </w:r>
      </w:del>
      <w:ins w:id="4" w:author="Kiro润色" w:date="2026-06-17T00:00:00Z">
        <w:r>
          <w:rPr>
            <w:rFonts w:hint="eastAsia" w:ascii="宋体" w:hAnsi="宋体" w:eastAsia="宋体" w:cs="宋体"/>
            <w:color w:val="FF0000"/>
          </w:rPr>
          <w:t xml:space="preserve">在</w:t>
        </w:r>
      </w:ins>
      <w:r>
        <w:rPr>
          <w:rFonts w:hint="eastAsia" w:ascii="宋体" w:hAnsi="宋体" w:eastAsia="宋体" w:cs="宋体"/>
          <w:color w:val="FF0000"/>
        </w:rPr>
        <w:t xml:space="preserve">改变医疗健康领域的服务模式与知识获取方式</w:t>
      </w:r>
      <w:del w:id="5" w:author="Kiro润色" w:date="2026-06-17T00:00:00Z">
        <w:r>
          <w:rPr>
            <w:rFonts w:hint="eastAsia" w:ascii="宋体" w:hAnsi="宋体" w:eastAsia="宋体" w:cs="宋体"/>
            <w:color w:val="FF0000"/>
          </w:rPr>
          <w:delText xml:space="preserve">[1]</w:delText>
        </w:r>
      </w:del>
      <w:r>
        <w:rPr>
          <w:rFonts w:hint="eastAsia" w:ascii="宋体" w:hAnsi="宋体" w:eastAsia="宋体" w:cs="宋体"/>
          <w:color w:val="FF0000"/>
        </w:rPr>
        <w:t xml:space="preserve">。</w:t>
      </w:r>
      <w:del w:id="6" w:author="Kiro润色" w:date="2026-06-17T00:00:00Z">
        <w:r>
          <w:rPr>
            <w:rFonts w:hint="eastAsia" w:ascii="宋体" w:hAnsi="宋体" w:eastAsia="宋体" w:cs="宋体"/>
            <w:color w:val="FF0000"/>
          </w:rPr>
          <w:delText xml:space="preserve">然而，</w:delText>
        </w:r>
      </w:del>
      <w:r>
        <w:rPr>
          <w:rFonts w:hint="eastAsia" w:ascii="宋体" w:hAnsi="宋体" w:eastAsia="宋体" w:cs="宋体"/>
          <w:color w:val="FF0000"/>
        </w:rPr>
        <w:t xml:space="preserve">中医药学根植于中国古代哲学，</w:t>
      </w:r>
      <w:del w:id="7" w:author="Kiro润色" w:date="2026-06-17T00:00:00Z">
        <w:r>
          <w:rPr>
            <w:rFonts w:hint="eastAsia" w:ascii="宋体" w:hAnsi="宋体" w:eastAsia="宋体" w:cs="宋体"/>
            <w:color w:val="FF0000"/>
          </w:rPr>
          <w:delText xml:space="preserve">其</w:delText>
        </w:r>
      </w:del>
      <w:r>
        <w:rPr>
          <w:rFonts w:hint="eastAsia" w:ascii="宋体" w:hAnsi="宋体" w:eastAsia="宋体" w:cs="宋体"/>
          <w:color w:val="FF0000"/>
        </w:rPr>
        <w:t xml:space="preserve">辨证论治</w:t>
      </w:r>
      <w:del w:id="8" w:author="Kiro润色" w:date="2026-06-17T00:00:00Z">
        <w:r>
          <w:rPr>
            <w:rFonts w:hint="eastAsia" w:ascii="宋体" w:hAnsi="宋体" w:eastAsia="宋体" w:cs="宋体"/>
            <w:color w:val="FF0000"/>
          </w:rPr>
          <w:delText xml:space="preserve">体系</w:delText>
        </w:r>
      </w:del>
      <w:r>
        <w:rPr>
          <w:rFonts w:hint="eastAsia" w:ascii="宋体" w:hAnsi="宋体" w:eastAsia="宋体" w:cs="宋体"/>
          <w:color w:val="FF0000"/>
        </w:rPr>
        <w:t xml:space="preserve">强调</w:t>
      </w:r>
      <w:del w:id="9" w:author="Kiro润色" w:date="2026-06-17T00:00:00Z">
        <w:r>
          <w:rPr>
            <w:rFonts w:hint="eastAsia" w:ascii="宋体" w:hAnsi="宋体" w:eastAsia="宋体" w:cs="宋体"/>
            <w:color w:val="FF0000"/>
          </w:rPr>
          <w:delText xml:space="preserve">“</w:delText>
        </w:r>
      </w:del>
      <w:r>
        <w:rPr>
          <w:rFonts w:hint="eastAsia" w:ascii="宋体" w:hAnsi="宋体" w:eastAsia="宋体" w:cs="宋体"/>
          <w:color w:val="FF0000"/>
        </w:rPr>
        <w:t xml:space="preserve">望闻问切、四诊合参</w:t>
      </w:r>
      <w:del w:id="10" w:author="Kiro润色" w:date="2026-06-17T00:00:00Z">
        <w:r>
          <w:rPr>
            <w:rFonts w:hint="eastAsia" w:ascii="宋体" w:hAnsi="宋体" w:eastAsia="宋体" w:cs="宋体"/>
            <w:color w:val="FF0000"/>
          </w:rPr>
          <w:delText xml:space="preserve">”思维模式</w:delText>
        </w:r>
      </w:del>
      <w:r>
        <w:rPr>
          <w:rFonts w:hint="eastAsia" w:ascii="宋体" w:hAnsi="宋体" w:eastAsia="宋体" w:cs="宋体"/>
          <w:color w:val="FF0000"/>
        </w:rPr>
        <w:t xml:space="preserve">，以整体观念</w:t>
      </w:r>
      <w:del w:id="11" w:author="Kiro润色" w:date="2026-06-17T00:00:00Z">
        <w:r>
          <w:rPr>
            <w:rFonts w:hint="eastAsia" w:ascii="宋体" w:hAnsi="宋体" w:eastAsia="宋体" w:cs="宋体"/>
            <w:color w:val="FF0000"/>
          </w:rPr>
          <w:delText xml:space="preserve">、</w:delText>
        </w:r>
      </w:del>
      <w:ins w:id="12"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经验传承为核心，与现代医学基于循证证据的还原论逻辑存在</w:t>
      </w:r>
      <w:del w:id="13" w:author="Kiro润色" w:date="2026-06-17T00:00:00Z">
        <w:r>
          <w:rPr>
            <w:rFonts w:hint="eastAsia" w:ascii="宋体" w:hAnsi="宋体" w:eastAsia="宋体" w:cs="宋体"/>
            <w:color w:val="FF0000"/>
          </w:rPr>
          <w:delText xml:space="preserve">本质</w:delText>
        </w:r>
      </w:del>
      <w:ins w:id="14" w:author="Kiro润色" w:date="2026-06-17T00:00:00Z">
        <w:r>
          <w:rPr>
            <w:rFonts w:hint="eastAsia" w:ascii="宋体" w:hAnsi="宋体" w:eastAsia="宋体" w:cs="宋体"/>
            <w:color w:val="FF0000"/>
          </w:rPr>
          <w:t xml:space="preserve">明显</w:t>
        </w:r>
      </w:ins>
      <w:r>
        <w:rPr>
          <w:rFonts w:hint="eastAsia" w:ascii="宋体" w:hAnsi="宋体" w:eastAsia="宋体" w:cs="宋体"/>
          <w:color w:val="FF0000"/>
        </w:rPr>
        <w:t xml:space="preserve">差异。</w:t>
      </w:r>
      <w:del w:id="15" w:author="Kiro润色" w:date="2026-06-17T00:00:00Z">
        <w:r>
          <w:rPr>
            <w:rFonts w:hint="eastAsia" w:ascii="宋体" w:hAnsi="宋体" w:eastAsia="宋体" w:cs="宋体"/>
            <w:color w:val="FF0000"/>
          </w:rPr>
          <w:delText xml:space="preserve">目前LLM</w:delText>
        </w:r>
      </w:del>
      <w:ins w:id="16" w:author="Kiro润色" w:date="2026-06-17T00:00:00Z">
        <w:r>
          <w:rPr>
            <w:rFonts w:hint="eastAsia" w:ascii="宋体" w:hAnsi="宋体" w:eastAsia="宋体" w:cs="宋体"/>
            <w:color w:val="FF0000"/>
          </w:rPr>
          <w:t xml:space="preserve">在此背景下，大语言模型</w:t>
        </w:r>
      </w:ins>
      <w:r>
        <w:rPr>
          <w:rFonts w:hint="eastAsia" w:ascii="宋体" w:hAnsi="宋体" w:eastAsia="宋体" w:cs="宋体"/>
          <w:color w:val="FF0000"/>
        </w:rPr>
        <w:t xml:space="preserve">能否真正内化中医药知识体系、遵循中医逻辑完成临床推理，并在教学辅助与临床决策中安全有效地应用，已成为</w:t>
      </w:r>
      <w:del w:id="17" w:author="Kiro润色" w:date="2026-06-17T00:00:00Z">
        <w:r>
          <w:rPr>
            <w:rFonts w:hint="eastAsia" w:ascii="宋体" w:hAnsi="宋体" w:eastAsia="宋体" w:cs="宋体"/>
            <w:color w:val="FF0000"/>
          </w:rPr>
          <w:delText xml:space="preserve">当前</w:delText>
        </w:r>
      </w:del>
      <w:r>
        <w:rPr>
          <w:rFonts w:hint="eastAsia" w:ascii="宋体" w:hAnsi="宋体" w:eastAsia="宋体" w:cs="宋体"/>
          <w:color w:val="FF0000"/>
        </w:rPr>
        <w:t xml:space="preserve">中医药信息化与智能化研究亟</w:t>
      </w:r>
      <w:del w:id="18" w:author="Kiro润色" w:date="2026-06-17T00:00:00Z">
        <w:r>
          <w:rPr>
            <w:rFonts w:hint="eastAsia" w:ascii="宋体" w:hAnsi="宋体" w:eastAsia="宋体" w:cs="宋体"/>
            <w:color w:val="FF0000"/>
          </w:rPr>
          <w:delText xml:space="preserve">需</w:delText>
        </w:r>
      </w:del>
      <w:ins w:id="19" w:author="Kiro润色" w:date="2026-06-17T00:00:00Z">
        <w:r>
          <w:rPr>
            <w:rFonts w:hint="eastAsia" w:ascii="宋体" w:hAnsi="宋体" w:eastAsia="宋体" w:cs="宋体"/>
            <w:color w:val="FF0000"/>
          </w:rPr>
          <w:t xml:space="preserve">待</w:t>
        </w:r>
      </w:ins>
      <w:r>
        <w:rPr>
          <w:rFonts w:hint="eastAsia" w:ascii="宋体" w:hAnsi="宋体" w:eastAsia="宋体" w:cs="宋体"/>
          <w:color w:val="FF0000"/>
        </w:rPr>
        <w:t xml:space="preserve">回答的</w:t>
      </w:r>
      <w:del w:id="20" w:author="Kiro润色" w:date="2026-06-17T00:00:00Z">
        <w:r>
          <w:rPr>
            <w:rFonts w:hint="eastAsia" w:ascii="宋体" w:hAnsi="宋体" w:eastAsia="宋体" w:cs="宋体"/>
            <w:color w:val="FF0000"/>
          </w:rPr>
          <w:delText xml:space="preserve">关键命</w:delText>
        </w:r>
      </w:del>
      <w:ins w:id="21" w:author="Kiro润色" w:date="2026-06-17T00:00:00Z">
        <w:r>
          <w:rPr>
            <w:rFonts w:hint="eastAsia" w:ascii="宋体" w:hAnsi="宋体" w:eastAsia="宋体" w:cs="宋体"/>
            <w:color w:val="FF0000"/>
          </w:rPr>
          <w:t xml:space="preserve">问</w:t>
        </w:r>
      </w:ins>
      <w:r>
        <w:rPr>
          <w:rFonts w:hint="eastAsia" w:ascii="宋体" w:hAnsi="宋体" w:eastAsia="宋体" w:cs="宋体"/>
          <w:color w:val="FF0000"/>
        </w:rPr>
        <w:t xml:space="preserve">题。近年来</w:t>
      </w:r>
      <w:del w:id="22" w:author="Kiro润色" w:date="2026-06-17T00:00:00Z">
        <w:r>
          <w:rPr>
            <w:rFonts w:hint="eastAsia" w:ascii="宋体" w:hAnsi="宋体" w:eastAsia="宋体" w:cs="宋体"/>
            <w:color w:val="FF0000"/>
          </w:rPr>
          <w:delText xml:space="preserve">，其</w:delText>
        </w:r>
      </w:del>
      <w:ins w:id="23" w:author="Kiro润色" w:date="2026-06-17T00:00:00Z">
        <w:r>
          <w:rPr>
            <w:rFonts w:hint="eastAsia" w:ascii="宋体" w:hAnsi="宋体" w:eastAsia="宋体" w:cs="宋体"/>
            <w:color w:val="FF0000"/>
          </w:rPr>
          <w:t xml:space="preserve">相关</w:t>
        </w:r>
      </w:ins>
      <w:r>
        <w:rPr>
          <w:rFonts w:hint="eastAsia" w:ascii="宋体" w:hAnsi="宋体" w:eastAsia="宋体" w:cs="宋体"/>
          <w:color w:val="FF0000"/>
        </w:rPr>
        <w:t xml:space="preserve">研究</w:t>
      </w:r>
      <w:ins w:id="24" w:author="Kiro润色" w:date="2026-06-17T00:00:00Z">
        <w:r>
          <w:rPr>
            <w:rFonts w:hint="eastAsia" w:ascii="宋体" w:hAnsi="宋体" w:eastAsia="宋体" w:cs="宋体"/>
            <w:color w:val="FF0000"/>
          </w:rPr>
          <w:t xml:space="preserve">大致沿三条</w:t>
        </w:r>
      </w:ins>
      <w:r>
        <w:rPr>
          <w:rFonts w:hint="eastAsia" w:ascii="宋体" w:hAnsi="宋体" w:eastAsia="宋体" w:cs="宋体"/>
          <w:color w:val="FF0000"/>
        </w:rPr>
        <w:t xml:space="preserve">路径</w:t>
      </w:r>
      <w:del w:id="25" w:author="Kiro润色" w:date="2026-06-17T00:00:00Z">
        <w:r>
          <w:rPr>
            <w:rFonts w:hint="eastAsia" w:ascii="宋体" w:hAnsi="宋体" w:eastAsia="宋体" w:cs="宋体"/>
            <w:color w:val="FF0000"/>
          </w:rPr>
          <w:delText xml:space="preserve">大致可归纳为三类</w:delText>
        </w:r>
      </w:del>
      <w:ins w:id="26" w:author="Kiro润色" w:date="2026-06-17T00:00:00Z">
        <w:r>
          <w:rPr>
            <w:rFonts w:hint="eastAsia" w:ascii="宋体" w:hAnsi="宋体" w:eastAsia="宋体" w:cs="宋体"/>
            <w:color w:val="FF0000"/>
          </w:rPr>
          <w:t xml:space="preserve">展开</w:t>
        </w:r>
      </w:ins>
      <w:r>
        <w:rPr>
          <w:rFonts w:hint="eastAsia" w:ascii="宋体" w:hAnsi="宋体" w:eastAsia="宋体" w:cs="宋体"/>
          <w:color w:val="FF0000"/>
        </w:rPr>
        <w:t xml:space="preserve">：一是构建符合中医药认知特点的评测基准与数据集</w:t>
      </w:r>
      <w:del w:id="27" w:author="Kiro润色" w:date="2026-06-17T00:00:00Z">
        <w:r>
          <w:rPr>
            <w:rFonts w:hint="eastAsia" w:ascii="宋体" w:hAnsi="宋体" w:eastAsia="宋体" w:cs="宋体"/>
            <w:color w:val="FF0000"/>
          </w:rPr>
          <w:delText xml:space="preserve">；</w:delText>
        </w:r>
      </w:del>
      <w:ins w:id="28"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二是系统评估各类</w:t>
      </w:r>
      <w:del w:id="29" w:author="Kiro润色" w:date="2026-06-17T00:00:00Z">
        <w:r>
          <w:rPr>
            <w:rFonts w:hint="eastAsia" w:ascii="宋体" w:hAnsi="宋体" w:eastAsia="宋体" w:cs="宋体"/>
            <w:color w:val="FF0000"/>
          </w:rPr>
          <w:delText xml:space="preserve">LLM</w:delText>
        </w:r>
      </w:del>
      <w:ins w:id="30" w:author="Kiro润色" w:date="2026-06-17T00:00:00Z">
        <w:r>
          <w:rPr>
            <w:rFonts w:hint="eastAsia" w:ascii="宋体" w:hAnsi="宋体" w:eastAsia="宋体" w:cs="宋体"/>
            <w:color w:val="FF0000"/>
          </w:rPr>
          <w:t xml:space="preserve">模型</w:t>
        </w:r>
      </w:ins>
      <w:r>
        <w:rPr>
          <w:rFonts w:hint="eastAsia" w:ascii="宋体" w:hAnsi="宋体" w:eastAsia="宋体" w:cs="宋体"/>
          <w:color w:val="FF0000"/>
        </w:rPr>
        <w:t xml:space="preserve">在中医特定任务上的</w:t>
      </w:r>
      <w:del w:id="31" w:author="Kiro润色" w:date="2026-06-17T00:00:00Z">
        <w:r>
          <w:rPr>
            <w:rFonts w:hint="eastAsia" w:ascii="宋体" w:hAnsi="宋体" w:eastAsia="宋体" w:cs="宋体"/>
            <w:color w:val="FF0000"/>
          </w:rPr>
          <w:delText xml:space="preserve">性能</w:delText>
        </w:r>
      </w:del>
      <w:r>
        <w:rPr>
          <w:rFonts w:hint="eastAsia" w:ascii="宋体" w:hAnsi="宋体" w:eastAsia="宋体" w:cs="宋体"/>
          <w:color w:val="FF0000"/>
        </w:rPr>
        <w:t xml:space="preserve">表现</w:t>
      </w:r>
      <w:del w:id="32" w:author="Kiro润色" w:date="2026-06-17T00:00:00Z">
        <w:r>
          <w:rPr>
            <w:rFonts w:hint="eastAsia" w:ascii="宋体" w:hAnsi="宋体" w:eastAsia="宋体" w:cs="宋体"/>
            <w:color w:val="FF0000"/>
          </w:rPr>
          <w:delText xml:space="preserve">；</w:delText>
        </w:r>
      </w:del>
      <w:ins w:id="33"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三是开发面向临床、教育等具体场景的专用系统并</w:t>
      </w:r>
      <w:ins w:id="34" w:author="Kiro润色" w:date="2026-06-17T00:00:00Z">
        <w:r>
          <w:rPr>
            <w:rFonts w:hint="eastAsia" w:ascii="宋体" w:hAnsi="宋体" w:eastAsia="宋体" w:cs="宋体"/>
            <w:color w:val="FF0000"/>
          </w:rPr>
          <w:t xml:space="preserve">检</w:t>
        </w:r>
      </w:ins>
      <w:r>
        <w:rPr>
          <w:rFonts w:hint="eastAsia" w:ascii="宋体" w:hAnsi="宋体" w:eastAsia="宋体" w:cs="宋体"/>
          <w:color w:val="FF0000"/>
        </w:rPr>
        <w:t xml:space="preserve">验</w:t>
      </w:r>
      <w:del w:id="35" w:author="Kiro润色" w:date="2026-06-17T00:00:00Z">
        <w:r>
          <w:rPr>
            <w:rFonts w:hint="eastAsia" w:ascii="宋体" w:hAnsi="宋体" w:eastAsia="宋体" w:cs="宋体"/>
            <w:color w:val="FF0000"/>
          </w:rPr>
          <w:delText xml:space="preserve">证</w:delText>
        </w:r>
      </w:del>
      <w:r>
        <w:rPr>
          <w:rFonts w:hint="eastAsia" w:ascii="宋体" w:hAnsi="宋体" w:eastAsia="宋体" w:cs="宋体"/>
          <w:color w:val="FF0000"/>
        </w:rPr>
        <w:t xml:space="preserve">其效果。</w:t>
      </w:r>
      <w:del w:id="36" w:author="Kiro润色" w:date="2026-06-17T00:00:00Z">
        <w:r>
          <w:rPr>
            <w:rFonts w:hint="eastAsia" w:ascii="宋体" w:hAnsi="宋体" w:eastAsia="宋体" w:cs="宋体"/>
            <w:color w:val="FF0000"/>
          </w:rPr>
          <w:delText xml:space="preserve">尽管</w:delText>
        </w:r>
      </w:del>
      <w:r>
        <w:rPr>
          <w:rFonts w:hint="eastAsia" w:ascii="宋体" w:hAnsi="宋体" w:eastAsia="宋体" w:cs="宋体"/>
          <w:color w:val="FF0000"/>
        </w:rPr>
        <w:t xml:space="preserve">已有综述</w:t>
      </w:r>
      <w:del w:id="37" w:author="Kiro润色" w:date="2026-06-17T00:00:00Z">
        <w:r>
          <w:rPr>
            <w:rFonts w:hint="eastAsia" w:ascii="宋体" w:hAnsi="宋体" w:eastAsia="宋体" w:cs="宋体"/>
            <w:color w:val="FF0000"/>
          </w:rPr>
          <w:delText xml:space="preserve">对LLM</w:delText>
        </w:r>
      </w:del>
      <w:ins w:id="38" w:author="Kiro润色" w:date="2026-06-17T00:00:00Z">
        <w:r>
          <w:rPr>
            <w:rFonts w:hint="eastAsia" w:ascii="宋体" w:hAnsi="宋体" w:eastAsia="宋体" w:cs="宋体"/>
            <w:color w:val="FF0000"/>
          </w:rPr>
          <w:t xml:space="preserve">多侧重大语言模型</w:t>
        </w:r>
      </w:ins>
      <w:r>
        <w:rPr>
          <w:rFonts w:hint="eastAsia" w:ascii="宋体" w:hAnsi="宋体" w:eastAsia="宋体" w:cs="宋体"/>
          <w:color w:val="FF0000"/>
        </w:rPr>
        <w:t xml:space="preserve">在中医药领域的微调技术与应用概</w:t>
      </w:r>
      <w:del w:id="39" w:author="Kiro润色" w:date="2026-06-17T00:00:00Z">
        <w:r>
          <w:rPr>
            <w:rFonts w:hint="eastAsia" w:ascii="宋体" w:hAnsi="宋体" w:eastAsia="宋体" w:cs="宋体"/>
            <w:color w:val="FF0000"/>
          </w:rPr>
          <w:delText xml:space="preserve">貌进行了梳理</w:delText>
        </w:r>
      </w:del>
      <w:ins w:id="40" w:author="Kiro润色" w:date="2026-06-17T00:00:00Z">
        <w:r>
          <w:rPr>
            <w:rFonts w:hint="eastAsia" w:ascii="宋体" w:hAnsi="宋体" w:eastAsia="宋体" w:cs="宋体"/>
            <w:color w:val="FF0000"/>
          </w:rPr>
          <w:t xml:space="preserve">览</w:t>
        </w:r>
      </w:ins>
      <w:r>
        <w:rPr>
          <w:rFonts w:hint="eastAsia" w:ascii="宋体" w:hAnsi="宋体" w:eastAsia="宋体" w:cs="宋体"/>
          <w:color w:val="FF0000"/>
        </w:rPr>
        <w:t xml:space="preserve">[1]，或从</w:t>
      </w:r>
      <w:del w:id="41" w:author="Kiro润色" w:date="2026-06-17T00:00:00Z">
        <w:r>
          <w:rPr>
            <w:rFonts w:hint="eastAsia" w:ascii="宋体" w:hAnsi="宋体" w:eastAsia="宋体" w:cs="宋体"/>
            <w:color w:val="FF0000"/>
          </w:rPr>
          <w:delText xml:space="preserve">整</w:delText>
        </w:r>
      </w:del>
      <w:ins w:id="42" w:author="Kiro润色" w:date="2026-06-17T00:00:00Z">
        <w:r>
          <w:rPr>
            <w:rFonts w:hint="eastAsia" w:ascii="宋体" w:hAnsi="宋体" w:eastAsia="宋体" w:cs="宋体"/>
            <w:color w:val="FF0000"/>
          </w:rPr>
          <w:t xml:space="preserve">中西医结</w:t>
        </w:r>
      </w:ins>
      <w:r>
        <w:rPr>
          <w:rFonts w:hint="eastAsia" w:ascii="宋体" w:hAnsi="宋体" w:eastAsia="宋体" w:cs="宋体"/>
          <w:color w:val="FF0000"/>
        </w:rPr>
        <w:t xml:space="preserve">合</w:t>
      </w:r>
      <w:del w:id="43" w:author="Kiro润色" w:date="2026-06-17T00:00:00Z">
        <w:r>
          <w:rPr>
            <w:rFonts w:hint="eastAsia" w:ascii="宋体" w:hAnsi="宋体" w:eastAsia="宋体" w:cs="宋体"/>
            <w:color w:val="FF0000"/>
          </w:rPr>
          <w:delText xml:space="preserve">医学</w:delText>
        </w:r>
      </w:del>
      <w:r>
        <w:rPr>
          <w:rFonts w:hint="eastAsia" w:ascii="宋体" w:hAnsi="宋体" w:eastAsia="宋体" w:cs="宋体"/>
          <w:color w:val="FF0000"/>
        </w:rPr>
        <w:t xml:space="preserve">视角</w:t>
      </w:r>
      <w:del w:id="44" w:author="Kiro润色" w:date="2026-06-17T00:00:00Z">
        <w:r>
          <w:rPr>
            <w:rFonts w:hint="eastAsia" w:ascii="宋体" w:hAnsi="宋体" w:eastAsia="宋体" w:cs="宋体"/>
            <w:color w:val="FF0000"/>
          </w:rPr>
          <w:delText xml:space="preserve">做</w:delText>
        </w:r>
      </w:del>
      <w:ins w:id="45" w:author="Kiro润色" w:date="2026-06-17T00:00:00Z">
        <w:r>
          <w:rPr>
            <w:rFonts w:hint="eastAsia" w:ascii="宋体" w:hAnsi="宋体" w:eastAsia="宋体" w:cs="宋体"/>
            <w:color w:val="FF0000"/>
          </w:rPr>
          <w:t xml:space="preserve">作</w:t>
        </w:r>
      </w:ins>
      <w:r>
        <w:rPr>
          <w:rFonts w:hint="eastAsia" w:ascii="宋体" w:hAnsi="宋体" w:eastAsia="宋体" w:cs="宋体"/>
          <w:color w:val="FF0000"/>
        </w:rPr>
        <w:t xml:space="preserve">出</w:t>
      </w:r>
      <w:del w:id="46" w:author="Kiro润色" w:date="2026-06-17T00:00:00Z">
        <w:r>
          <w:rPr>
            <w:rFonts w:hint="eastAsia" w:ascii="宋体" w:hAnsi="宋体" w:eastAsia="宋体" w:cs="宋体"/>
            <w:color w:val="FF0000"/>
          </w:rPr>
          <w:delText xml:space="preserve">了</w:delText>
        </w:r>
      </w:del>
      <w:r>
        <w:rPr>
          <w:rFonts w:hint="eastAsia" w:ascii="宋体" w:hAnsi="宋体" w:eastAsia="宋体" w:cs="宋体"/>
          <w:color w:val="FF0000"/>
        </w:rPr>
        <w:t xml:space="preserve">宏观判断[2]，</w:t>
      </w:r>
      <w:del w:id="47" w:author="Kiro润色" w:date="2026-06-17T00:00:00Z">
        <w:r>
          <w:rPr>
            <w:rFonts w:hint="eastAsia" w:ascii="宋体" w:hAnsi="宋体" w:eastAsia="宋体" w:cs="宋体"/>
            <w:color w:val="FF0000"/>
          </w:rPr>
          <w:delText xml:space="preserve">但针</w:delText>
        </w:r>
      </w:del>
      <w:r>
        <w:rPr>
          <w:rFonts w:hint="eastAsia" w:ascii="宋体" w:hAnsi="宋体" w:eastAsia="宋体" w:cs="宋体"/>
          <w:color w:val="FF0000"/>
        </w:rPr>
        <w:t xml:space="preserve">对评测方法论这一关键环节的系统</w:t>
      </w:r>
      <w:del w:id="48" w:author="Kiro润色" w:date="2026-06-17T00:00:00Z">
        <w:r>
          <w:rPr>
            <w:rFonts w:hint="eastAsia" w:ascii="宋体" w:hAnsi="宋体" w:eastAsia="宋体" w:cs="宋体"/>
            <w:color w:val="FF0000"/>
          </w:rPr>
          <w:delText xml:space="preserve">性反思</w:delText>
        </w:r>
      </w:del>
      <w:ins w:id="49" w:author="Kiro润色" w:date="2026-06-17T00:00:00Z">
        <w:r>
          <w:rPr>
            <w:rFonts w:hint="eastAsia" w:ascii="宋体" w:hAnsi="宋体" w:eastAsia="宋体" w:cs="宋体"/>
            <w:color w:val="FF0000"/>
          </w:rPr>
          <w:t xml:space="preserve">梳理</w:t>
        </w:r>
      </w:ins>
      <w:r>
        <w:rPr>
          <w:rFonts w:hint="eastAsia" w:ascii="宋体" w:hAnsi="宋体" w:eastAsia="宋体" w:cs="宋体"/>
          <w:color w:val="FF0000"/>
        </w:rPr>
        <w:t xml:space="preserve">与理论建构仍</w:t>
      </w:r>
      <w:del w:id="50" w:author="Kiro润色" w:date="2026-06-17T00:00:00Z">
        <w:r>
          <w:rPr>
            <w:rFonts w:hint="eastAsia" w:ascii="宋体" w:hAnsi="宋体" w:eastAsia="宋体" w:cs="宋体"/>
            <w:color w:val="FF0000"/>
          </w:rPr>
          <w:delText xml:space="preserve">付之阙如</w:delText>
        </w:r>
      </w:del>
      <w:ins w:id="51" w:author="Kiro润色" w:date="2026-06-17T00:00:00Z">
        <w:r>
          <w:rPr>
            <w:rFonts w:hint="eastAsia" w:ascii="宋体" w:hAnsi="宋体" w:eastAsia="宋体" w:cs="宋体"/>
            <w:color w:val="FF0000"/>
          </w:rPr>
          <w:t xml:space="preserve">显不足</w:t>
        </w:r>
      </w:ins>
      <w:r>
        <w:rPr>
          <w:rFonts w:hint="eastAsia" w:ascii="宋体" w:hAnsi="宋体" w:eastAsia="宋体" w:cs="宋体"/>
          <w:color w:val="FF0000"/>
        </w:rPr>
        <w:t xml:space="preserve">。</w:t>
      </w:r>
      <w:del w:id="52" w:author="Kiro润色" w:date="2026-06-17T00:00:00Z">
        <w:r>
          <w:rPr>
            <w:rFonts w:hint="eastAsia" w:ascii="宋体" w:hAnsi="宋体" w:eastAsia="宋体" w:cs="宋体"/>
            <w:color w:val="FF0000"/>
          </w:rPr>
          <w:delText xml:space="preserve">基于当前评测研究中理论框架薄弱、概念界定模糊等突出问题，</w:delText>
        </w:r>
      </w:del>
      <w:r>
        <w:rPr>
          <w:rFonts w:hint="eastAsia" w:ascii="宋体" w:hAnsi="宋体" w:eastAsia="宋体" w:cs="宋体"/>
          <w:color w:val="FF0000"/>
        </w:rPr>
        <w:t xml:space="preserve">本文</w:t>
      </w:r>
      <w:del w:id="53" w:author="Kiro润色" w:date="2026-06-17T00:00:00Z">
        <w:r>
          <w:rPr>
            <w:rFonts w:hint="eastAsia" w:ascii="宋体" w:hAnsi="宋体" w:eastAsia="宋体" w:cs="宋体"/>
            <w:color w:val="FF0000"/>
          </w:rPr>
          <w:delText xml:space="preserve">旨在</w:delText>
        </w:r>
      </w:del>
      <w:ins w:id="54" w:author="Kiro润色" w:date="2026-06-17T00:00:00Z">
        <w:r>
          <w:rPr>
            <w:rFonts w:hint="eastAsia" w:ascii="宋体" w:hAnsi="宋体" w:eastAsia="宋体" w:cs="宋体"/>
            <w:color w:val="FF0000"/>
          </w:rPr>
          <w:t xml:space="preserve">据此</w:t>
        </w:r>
      </w:ins>
      <w:r>
        <w:rPr>
          <w:rFonts w:hint="eastAsia" w:ascii="宋体" w:hAnsi="宋体" w:eastAsia="宋体" w:cs="宋体"/>
          <w:color w:val="FF0000"/>
        </w:rPr>
        <w:t xml:space="preserve">系统梳理评测基准</w:t>
      </w:r>
      <w:ins w:id="55" w:author="Kiro润色" w:date="2026-06-17T00:00:00Z">
        <w:r>
          <w:rPr>
            <w:rFonts w:hint="eastAsia" w:ascii="宋体" w:hAnsi="宋体" w:eastAsia="宋体" w:cs="宋体"/>
            <w:color w:val="FF0000"/>
          </w:rPr>
          <w:t xml:space="preserve">的</w:t>
        </w:r>
      </w:ins>
      <w:r>
        <w:rPr>
          <w:rFonts w:hint="eastAsia" w:ascii="宋体" w:hAnsi="宋体" w:eastAsia="宋体" w:cs="宋体"/>
          <w:color w:val="FF0000"/>
        </w:rPr>
        <w:t xml:space="preserve">构建进展</w:t>
      </w:r>
      <w:del w:id="56" w:author="Kiro润色" w:date="2026-06-17T00:00:00Z">
        <w:r>
          <w:rPr>
            <w:rFonts w:hint="eastAsia" w:ascii="宋体" w:hAnsi="宋体" w:eastAsia="宋体" w:cs="宋体"/>
            <w:color w:val="FF0000"/>
          </w:rPr>
          <w:delText xml:space="preserve">相关文献</w:delText>
        </w:r>
      </w:del>
      <w:r>
        <w:rPr>
          <w:rFonts w:hint="eastAsia" w:ascii="宋体" w:hAnsi="宋体" w:eastAsia="宋体" w:cs="宋体"/>
          <w:color w:val="FF0000"/>
        </w:rPr>
        <w:t xml:space="preserve">，比较不同类型</w:t>
      </w:r>
      <w:del w:id="57" w:author="Kiro润色" w:date="2026-06-17T00:00:00Z">
        <w:r>
          <w:rPr>
            <w:rFonts w:hint="eastAsia" w:ascii="宋体" w:hAnsi="宋体" w:eastAsia="宋体" w:cs="宋体"/>
            <w:color w:val="FF0000"/>
          </w:rPr>
          <w:delText xml:space="preserve">LLM</w:delText>
        </w:r>
      </w:del>
      <w:ins w:id="58" w:author="Kiro润色" w:date="2026-06-17T00:00:00Z">
        <w:r>
          <w:rPr>
            <w:rFonts w:hint="eastAsia" w:ascii="宋体" w:hAnsi="宋体" w:eastAsia="宋体" w:cs="宋体"/>
            <w:color w:val="FF0000"/>
          </w:rPr>
          <w:t xml:space="preserve">模型</w:t>
        </w:r>
      </w:ins>
      <w:r>
        <w:rPr>
          <w:rFonts w:hint="eastAsia" w:ascii="宋体" w:hAnsi="宋体" w:eastAsia="宋体" w:cs="宋体"/>
          <w:color w:val="FF0000"/>
        </w:rPr>
        <w:t xml:space="preserve">的性能差异，归纳核心</w:t>
      </w:r>
      <w:del w:id="59" w:author="Kiro润色" w:date="2026-06-17T00:00:00Z">
        <w:r>
          <w:rPr>
            <w:rFonts w:hint="eastAsia" w:ascii="宋体" w:hAnsi="宋体" w:eastAsia="宋体" w:cs="宋体"/>
            <w:color w:val="FF0000"/>
          </w:rPr>
          <w:delText xml:space="preserve">应用</w:delText>
        </w:r>
      </w:del>
      <w:r>
        <w:rPr>
          <w:rFonts w:hint="eastAsia" w:ascii="宋体" w:hAnsi="宋体" w:eastAsia="宋体" w:cs="宋体"/>
          <w:color w:val="FF0000"/>
        </w:rPr>
        <w:t xml:space="preserve">场景的评测实践，并</w:t>
      </w:r>
      <w:del w:id="60" w:author="Kiro润色" w:date="2026-06-17T00:00:00Z">
        <w:r>
          <w:rPr>
            <w:rFonts w:hint="eastAsia" w:ascii="宋体" w:hAnsi="宋体" w:eastAsia="宋体" w:cs="宋体"/>
            <w:color w:val="FF0000"/>
          </w:rPr>
          <w:delText xml:space="preserve">深入</w:delText>
        </w:r>
      </w:del>
      <w:r>
        <w:rPr>
          <w:rFonts w:hint="eastAsia" w:ascii="宋体" w:hAnsi="宋体" w:eastAsia="宋体" w:cs="宋体"/>
          <w:color w:val="FF0000"/>
        </w:rPr>
        <w:t xml:space="preserve">剖析现有体系的方法学局限与未来</w:t>
      </w:r>
      <w:del w:id="61" w:author="Kiro润色" w:date="2026-06-17T00:00:00Z">
        <w:r>
          <w:rPr>
            <w:rFonts w:hint="eastAsia" w:ascii="宋体" w:hAnsi="宋体" w:eastAsia="宋体" w:cs="宋体"/>
            <w:color w:val="FF0000"/>
          </w:rPr>
          <w:delText xml:space="preserve">发展</w:delText>
        </w:r>
      </w:del>
      <w:r>
        <w:rPr>
          <w:rFonts w:hint="eastAsia" w:ascii="宋体" w:hAnsi="宋体" w:eastAsia="宋体" w:cs="宋体"/>
          <w:color w:val="FF0000"/>
        </w:rPr>
        <w:t xml:space="preserve">方向，以期为中医药大语言模型的科学评价与规范应用提供</w:t>
      </w:r>
      <w:del w:id="62" w:author="Kiro润色" w:date="2026-06-17T00:00:00Z">
        <w:r>
          <w:rPr>
            <w:rFonts w:hint="eastAsia" w:ascii="宋体" w:hAnsi="宋体" w:eastAsia="宋体" w:cs="宋体"/>
            <w:color w:val="FF0000"/>
          </w:rPr>
          <w:delText xml:space="preserve">理论</w:delText>
        </w:r>
      </w:del>
      <w:r>
        <w:rPr>
          <w:rFonts w:hint="eastAsia" w:ascii="宋体" w:hAnsi="宋体" w:eastAsia="宋体" w:cs="宋体"/>
          <w:color w:val="FF0000"/>
        </w:rPr>
        <w:t xml:space="preserve">参考。</w:t>
      </w:r>
    </w:p>
    <w:p w14:paraId="3538B0DD">
      <w:pPr>
        <w:pStyle w:val="4"/>
        <w:rPr>
          <w:rFonts w:hint="eastAsia" w:ascii="宋体" w:hAnsi="宋体" w:eastAsia="宋体" w:cs="宋体"/>
        </w:rPr>
      </w:pPr>
      <w:r>
        <w:rPr>
          <w:rFonts w:hint="eastAsia" w:ascii="宋体" w:hAnsi="宋体" w:eastAsia="宋体" w:cs="宋体"/>
          <w:color w:val="000000"/>
        </w:rPr>
        <w:t>2 资料与方法</w:t>
      </w:r>
    </w:p>
    <w:p w14:paraId="5DE9B0F1">
      <w:pPr>
        <w:pStyle w:val="5"/>
        <w:rPr>
          <w:rFonts w:hint="eastAsia" w:ascii="宋体" w:hAnsi="宋体" w:eastAsia="宋体" w:cs="宋体"/>
        </w:rPr>
      </w:pPr>
      <w:r>
        <w:rPr>
          <w:rFonts w:hint="eastAsia" w:ascii="宋体" w:hAnsi="宋体" w:eastAsia="宋体" w:cs="宋体"/>
          <w:color w:val="000000"/>
        </w:rPr>
        <w:t>2.1 文献检索策略</w:t>
      </w:r>
    </w:p>
    <w:p w14:paraId="23FCAB81">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lang w:val="en-US" w:eastAsia="zh-CN"/>
        </w:rPr>
        <w:t>以</w:t>
      </w:r>
      <w:r>
        <w:rPr>
          <w:rFonts w:hint="eastAsia" w:ascii="Times New Roman" w:hAnsi="Times New Roman" w:eastAsia="宋体" w:cs="Times New Roman"/>
          <w:color w:val="FF0000"/>
          <w:lang w:val="en-US" w:eastAsia="zh-CN"/>
        </w:rPr>
        <w:t>“</w:t>
      </w:r>
      <w:r>
        <w:rPr>
          <w:rFonts w:hint="default" w:ascii="Times New Roman" w:hAnsi="Times New Roman" w:eastAsia="宋体" w:cs="Times New Roman"/>
          <w:color w:val="FF0000"/>
        </w:rPr>
        <w:t>大语言模型/大模型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、“中医药”与“评测/评估”三组核心概念，</w:t>
      </w:r>
      <w:r>
        <w:rPr>
          <w:rFonts w:hint="default" w:ascii="Times New Roman" w:hAnsi="Times New Roman" w:eastAsia="宋体" w:cs="Times New Roman"/>
          <w:color w:val="FF0000"/>
          <w:lang w:val="en-US" w:eastAsia="zh-CN"/>
        </w:rPr>
        <w:t>检索建库至2026年6月9日</w:t>
      </w:r>
      <w:r>
        <w:rPr>
          <w:rFonts w:hint="default" w:ascii="Times New Roman" w:hAnsi="Times New Roman" w:eastAsia="宋体" w:cs="Times New Roman"/>
          <w:color w:val="FF0000"/>
        </w:rPr>
        <w:t>Web of Science核心合</w:t>
      </w:r>
      <w:r>
        <w:rPr>
          <w:rFonts w:hint="default" w:ascii="Times New Roman" w:hAnsi="Times New Roman" w:eastAsia="宋体" w:cs="Times New Roman"/>
          <w:color w:val="FF0000"/>
          <w:lang w:val="en-US" w:eastAsia="zh-CN"/>
        </w:rPr>
        <w:t>集</w:t>
      </w:r>
      <w:r>
        <w:rPr>
          <w:rFonts w:hint="default" w:ascii="Times New Roman" w:hAnsi="Times New Roman" w:eastAsia="宋体" w:cs="Times New Roman"/>
          <w:color w:val="FF0000"/>
        </w:rPr>
        <w:t>、PubMed、中国知网及万方数据库</w:t>
      </w:r>
      <w:r>
        <w:rPr>
          <w:rFonts w:hint="default" w:ascii="Times New Roman" w:hAnsi="Times New Roman" w:eastAsia="宋体" w:cs="Times New Roman"/>
          <w:color w:val="FF0000"/>
          <w:lang w:val="en-US" w:eastAsia="zh-CN"/>
        </w:rPr>
        <w:t>的</w:t>
      </w:r>
      <w:r>
        <w:rPr>
          <w:rFonts w:hint="eastAsia" w:ascii="Times New Roman" w:hAnsi="Times New Roman" w:eastAsia="宋体" w:cs="Times New Roman"/>
          <w:color w:val="FF0000"/>
          <w:lang w:val="en-US" w:eastAsia="zh-CN"/>
        </w:rPr>
        <w:t>相关</w:t>
      </w:r>
      <w:r>
        <w:rPr>
          <w:rFonts w:hint="default" w:ascii="Times New Roman" w:hAnsi="Times New Roman" w:eastAsia="宋体" w:cs="Times New Roman"/>
          <w:color w:val="FF0000"/>
          <w:lang w:val="en-US" w:eastAsia="zh-CN"/>
        </w:rPr>
        <w:t>文献</w:t>
      </w:r>
      <w:r>
        <w:rPr>
          <w:rFonts w:hint="default" w:ascii="Times New Roman" w:hAnsi="Times New Roman" w:eastAsia="宋体" w:cs="Times New Roman"/>
          <w:color w:val="FF0000"/>
        </w:rPr>
        <w:t>。英文</w:t>
      </w:r>
      <w:r>
        <w:rPr>
          <w:rFonts w:hint="default" w:ascii="Times New Roman" w:hAnsi="Times New Roman" w:eastAsia="宋体" w:cs="Times New Roman"/>
          <w:color w:val="FF0000"/>
          <w:lang w:val="en-US" w:eastAsia="zh-CN"/>
        </w:rPr>
        <w:t>文献</w:t>
      </w:r>
      <w:r>
        <w:rPr>
          <w:rFonts w:hint="default" w:ascii="Times New Roman" w:hAnsi="Times New Roman" w:eastAsia="宋体" w:cs="Times New Roman"/>
          <w:color w:val="FF0000"/>
        </w:rPr>
        <w:t>采用主题词与自由词组合检索：技术词（large language model, LLM, GPT, ChatGPT, generative AI, foundation model）、领域词（traditional Chinese medicine, Chinese medicine, acupuncture, syndrome differentiation, tongue diagnosis等）、评测词（evaluat, assess, benchmark, accuracy, reasoning, examination等），三组取交集；PubMed同时采用MeSH词“Medicine, Chinese Traditional”。中文</w:t>
      </w:r>
      <w:r>
        <w:rPr>
          <w:rFonts w:hint="eastAsia" w:ascii="Times New Roman" w:hAnsi="Times New Roman" w:eastAsia="宋体" w:cs="Times New Roman"/>
          <w:color w:val="FF0000"/>
          <w:lang w:val="en-US" w:eastAsia="zh-CN"/>
        </w:rPr>
        <w:t>文献</w:t>
      </w:r>
      <w:r>
        <w:rPr>
          <w:rFonts w:hint="default" w:ascii="Times New Roman" w:hAnsi="Times New Roman" w:eastAsia="宋体" w:cs="Times New Roman"/>
          <w:color w:val="FF0000"/>
        </w:rPr>
        <w:t>以</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大语言模型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大模型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中医药</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评测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评估</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基准</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等为主题或篇名进行检索。排除机器翻译、英文写作及非评测主题的文献。</w:t>
      </w:r>
    </w:p>
    <w:p w14:paraId="613CB8B6">
      <w:pPr>
        <w:pStyle w:val="5"/>
        <w:rPr>
          <w:rFonts w:hint="eastAsia" w:ascii="宋体" w:hAnsi="宋体" w:eastAsia="宋体" w:cs="宋体"/>
        </w:rPr>
      </w:pPr>
      <w:r>
        <w:rPr>
          <w:rFonts w:hint="eastAsia" w:ascii="宋体" w:hAnsi="宋体" w:eastAsia="宋体" w:cs="宋体"/>
          <w:color w:val="000000"/>
        </w:rPr>
        <w:t>2.2 文献筛选与纳入</w:t>
      </w:r>
    </w:p>
    <w:p w14:paraId="04C849B1">
      <w:pPr>
        <w:spacing w:line="360" w:lineRule="auto"/>
        <w:ind w:firstLine="440" w:firstLineChars="200"/>
        <w:jc w:val="both"/>
        <w:rPr>
          <w:rFonts w:hint="eastAsia" w:ascii="宋体" w:hAnsi="宋体" w:eastAsia="宋体" w:cs="宋体"/>
          <w:color w:val="FF0000"/>
        </w:rPr>
      </w:pPr>
      <w:r>
        <w:rPr>
          <w:rFonts w:hint="eastAsia" w:eastAsia="宋体" w:cs="宋体"/>
          <w:color w:val="FF0000"/>
          <w:lang w:val="en-US" w:eastAsia="zh-CN"/>
        </w:rPr>
        <w:t>共检索出相关</w:t>
      </w:r>
      <w:r>
        <w:rPr>
          <w:rFonts w:hint="eastAsia" w:ascii="宋体" w:hAnsi="宋体" w:eastAsia="宋体" w:cs="宋体"/>
          <w:color w:val="FF0000"/>
        </w:rPr>
        <w:t>文献276篇</w:t>
      </w:r>
      <w:r>
        <w:rPr>
          <w:rFonts w:hint="eastAsia" w:eastAsia="宋体" w:cs="宋体"/>
          <w:color w:val="FF0000"/>
          <w:lang w:eastAsia="zh-CN"/>
        </w:rPr>
        <w:t>，</w:t>
      </w:r>
      <w:r>
        <w:rPr>
          <w:rFonts w:hint="eastAsia" w:eastAsia="宋体" w:cs="宋体"/>
          <w:color w:val="FF0000"/>
          <w:lang w:val="en-US" w:eastAsia="zh-CN"/>
        </w:rPr>
        <w:t>其中</w:t>
      </w:r>
      <w:r>
        <w:rPr>
          <w:rFonts w:hint="eastAsia" w:ascii="宋体" w:hAnsi="宋体" w:eastAsia="宋体" w:cs="宋体"/>
          <w:color w:val="FF0000"/>
        </w:rPr>
        <w:t>Web of Science 125篇、PubMed 85篇、CNKI 57篇、万方9篇。经去重、标题与摘要初筛、全文复筛，最终纳入与中医药大语言模型评测相关核心研究</w:t>
      </w:r>
      <w:r>
        <w:rPr>
          <w:rFonts w:hint="eastAsia" w:eastAsia="宋体" w:cs="宋体"/>
          <w:color w:val="FF0000"/>
          <w:lang w:val="en-US" w:eastAsia="zh-CN"/>
        </w:rPr>
        <w:t>文献</w:t>
      </w:r>
      <w:r>
        <w:rPr>
          <w:rFonts w:hint="eastAsia" w:ascii="宋体" w:hAnsi="宋体" w:eastAsia="宋体" w:cs="宋体"/>
          <w:color w:val="FF0000"/>
        </w:rPr>
        <w:t>34篇，作为综述的证据主体（文献筛选流程见图1）。引言与讨论部分另引用少量奠基性文献与相关标准用于背景铺垫与方法学论证，此类叙述性引用不属于上述系统检索与筛选范围，亦不计入图1的流程统计。</w:t>
      </w:r>
    </w:p>
    <w:p w14:paraId="3B8CC7EE">
      <w:pPr>
        <w:rPr>
          <w:rFonts w:hint="eastAsia" w:ascii="宋体" w:hAnsi="宋体" w:eastAsia="宋体" w:cs="宋体"/>
        </w:rPr>
      </w:pPr>
      <w:r>
        <w:rPr>
          <w:rFonts w:hint="eastAsia" w:ascii="宋体" w:hAnsi="宋体" w:eastAsia="宋体" w:cs="宋体"/>
          <w:b/>
          <w:sz w:val="18"/>
        </w:rPr>
        <w:drawing>
          <wp:inline distT="0" distB="0" distL="114300" distR="114300">
            <wp:extent cx="5481320" cy="3710305"/>
            <wp:effectExtent l="0" t="0" r="5080" b="4445"/>
            <wp:docPr id="4" name="图片 4" descr="图1-图1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图1 PRISMA"/>
                    <pic:cNvPicPr>
                      <a:picLocks noChangeAspect="1"/>
                    </pic:cNvPicPr>
                  </pic:nvPicPr>
                  <pic:blipFill>
                    <a:blip r:embed="rId6"/>
                    <a:stretch>
                      <a:fillRect/>
                    </a:stretch>
                  </pic:blipFill>
                  <pic:spPr>
                    <a:xfrm>
                      <a:off x="0" y="0"/>
                      <a:ext cx="5481320" cy="3710305"/>
                    </a:xfrm>
                    <a:prstGeom prst="rect">
                      <a:avLst/>
                    </a:prstGeom>
                  </pic:spPr>
                </pic:pic>
              </a:graphicData>
            </a:graphic>
          </wp:inline>
        </w:drawing>
      </w:r>
    </w:p>
    <w:p w14:paraId="1C33FC96">
      <w:pPr>
        <w:rPr>
          <w:rFonts w:hint="eastAsia" w:ascii="宋体" w:hAnsi="宋体" w:eastAsia="宋体" w:cs="宋体"/>
        </w:rPr>
      </w:pPr>
      <w:r>
        <w:rPr>
          <w:rFonts w:hint="eastAsia" w:ascii="宋体" w:hAnsi="宋体" w:eastAsia="宋体" w:cs="宋体"/>
        </w:rPr>
        <w:t>图1 文献检索与筛选流程（PRISMA）</w:t>
      </w:r>
    </w:p>
    <w:p w14:paraId="779A05D1">
      <w:pPr>
        <w:rPr>
          <w:rFonts w:hint="eastAsia" w:ascii="宋体" w:hAnsi="宋体" w:eastAsia="宋体" w:cs="宋体"/>
        </w:rPr>
      </w:pPr>
      <w:r>
        <w:rPr>
          <w:rFonts w:hint="eastAsia" w:ascii="宋体" w:hAnsi="宋体" w:eastAsia="宋体" w:cs="宋体"/>
        </w:rPr>
        <w:br w:type="page"/>
      </w:r>
    </w:p>
    <w:p w14:paraId="1BE23856">
      <w:pPr>
        <w:pStyle w:val="4"/>
        <w:rPr>
          <w:rFonts w:hint="eastAsia" w:ascii="宋体" w:hAnsi="宋体" w:eastAsia="宋体" w:cs="宋体"/>
        </w:rPr>
      </w:pPr>
      <w:r>
        <w:rPr>
          <w:rFonts w:hint="eastAsia" w:ascii="宋体" w:hAnsi="宋体" w:eastAsia="宋体" w:cs="宋体"/>
          <w:color w:val="000000"/>
        </w:rPr>
        <w:t>3 中医药领域大语言模型评测研究现状</w:t>
      </w:r>
    </w:p>
    <w:p w14:paraId="6EC4EAFB">
      <w:pPr>
        <w:pStyle w:val="4"/>
        <w:bidi w:val="0"/>
        <w:rPr>
          <w:rFonts w:hint="eastAsia" w:ascii="宋体" w:hAnsi="宋体" w:eastAsia="宋体" w:cs="宋体"/>
        </w:rPr>
      </w:pPr>
      <w:r>
        <w:rPr>
          <w:rFonts w:hint="eastAsia" w:ascii="宋体" w:hAnsi="宋体" w:eastAsia="宋体" w:cs="宋体"/>
        </w:rPr>
        <w:t>3.1 评测基准的构建进展</w:t>
      </w:r>
    </w:p>
    <w:p w14:paraId="3C7BC53A">
      <w:pPr>
        <w:spacing w:line="360" w:lineRule="auto"/>
        <w:ind w:firstLine="440" w:firstLineChars="200"/>
        <w:rPr>
          <w:rFonts w:hint="eastAsia" w:ascii="宋体" w:hAnsi="宋体" w:eastAsia="宋体" w:cs="宋体"/>
          <w:color w:val="FF0000"/>
        </w:rPr>
      </w:pPr>
      <w:r>
        <w:rPr>
          <w:rFonts w:hint="eastAsia" w:ascii="宋体" w:hAnsi="宋体" w:eastAsia="宋体" w:cs="宋体"/>
          <w:color w:val="FF0000"/>
        </w:rPr>
        <w:t>评测基准是评估LLM领域能力的基础设施。中医领域的基准构建正经历由通用知识考察向专业能力评估、由单一文本模态向多模态融合、由静态问答向动态交互推理的演进。代表性基准的分类见表1。</w:t>
      </w:r>
    </w:p>
    <w:p w14:paraId="679A9CD1">
      <w:pPr>
        <w:jc w:val="center"/>
        <w:rPr>
          <w:rFonts w:hint="eastAsia" w:ascii="宋体" w:hAnsi="宋体" w:eastAsia="宋体" w:cs="宋体"/>
          <w:color w:val="FF0000"/>
        </w:rPr>
      </w:pPr>
      <w:r>
        <w:rPr>
          <w:rFonts w:hint="eastAsia" w:eastAsia="宋体" w:cs="宋体"/>
          <w:color w:val="FF0000"/>
          <w:lang w:val="en-US" w:eastAsia="zh-CN"/>
        </w:rPr>
        <w:t>表1</w:t>
      </w:r>
      <w:r>
        <w:rPr>
          <w:rFonts w:hint="eastAsia" w:ascii="宋体" w:hAnsi="宋体" w:eastAsia="宋体" w:cs="宋体"/>
          <w:color w:val="FF0000"/>
        </w:rPr>
        <w:t>中医药大语言模型评测基准代表性分类</w:t>
      </w:r>
    </w:p>
    <w:tbl>
      <w:tblPr>
        <w:tblStyle w:val="33"/>
        <w:tblW w:w="0" w:type="auto"/>
        <w:jc w:val="center"/>
        <w:tblLayout w:type="autofit"/>
        <w:tblCellMar>
          <w:top w:w="0" w:type="dxa"/>
          <w:left w:w="108" w:type="dxa"/>
          <w:bottom w:w="0" w:type="dxa"/>
          <w:right w:w="108" w:type="dxa"/>
        </w:tblCellMar>
      </w:tblPr>
      <w:tblGrid>
        <w:gridCol w:w="1236"/>
        <w:gridCol w:w="4556"/>
        <w:gridCol w:w="2848"/>
      </w:tblGrid>
      <w:tr w14:paraId="70161F94">
        <w:tblPrEx>
          <w:tblCellMar>
            <w:top w:w="0" w:type="dxa"/>
            <w:left w:w="108" w:type="dxa"/>
            <w:bottom w:w="0" w:type="dxa"/>
            <w:right w:w="108" w:type="dxa"/>
          </w:tblCellMar>
        </w:tblPrEx>
        <w:trPr>
          <w:jc w:val="center"/>
        </w:trPr>
        <w:tc>
          <w:tcPr>
            <w:tcW w:w="1236" w:type="dxa"/>
            <w:tcBorders>
              <w:top w:val="single" w:color="000000" w:sz="12" w:space="0"/>
              <w:left w:val="nil"/>
              <w:bottom w:val="single" w:color="000000" w:sz="6" w:space="0"/>
              <w:right w:val="nil"/>
            </w:tcBorders>
          </w:tcPr>
          <w:p w14:paraId="2DF85CB6">
            <w:pPr>
              <w:jc w:val="center"/>
              <w:rPr>
                <w:rFonts w:hint="eastAsia" w:ascii="宋体" w:hAnsi="宋体" w:eastAsia="宋体" w:cs="宋体"/>
              </w:rPr>
            </w:pPr>
            <w:r>
              <w:rPr>
                <w:rFonts w:hint="eastAsia" w:ascii="宋体" w:hAnsi="宋体" w:eastAsia="宋体" w:cs="宋体"/>
                <w:b/>
                <w:sz w:val="18"/>
              </w:rPr>
              <w:t>类别</w:t>
            </w:r>
          </w:p>
        </w:tc>
        <w:tc>
          <w:tcPr>
            <w:tcW w:w="4556" w:type="dxa"/>
            <w:tcBorders>
              <w:top w:val="single" w:color="000000" w:sz="12" w:space="0"/>
              <w:left w:val="nil"/>
              <w:bottom w:val="single" w:color="000000" w:sz="6" w:space="0"/>
              <w:right w:val="nil"/>
            </w:tcBorders>
          </w:tcPr>
          <w:p w14:paraId="384D8839">
            <w:pPr>
              <w:jc w:val="center"/>
              <w:rPr>
                <w:rFonts w:hint="eastAsia" w:ascii="宋体" w:hAnsi="宋体" w:eastAsia="宋体" w:cs="宋体"/>
              </w:rPr>
            </w:pPr>
            <w:r>
              <w:rPr>
                <w:rFonts w:hint="eastAsia" w:ascii="宋体" w:hAnsi="宋体" w:eastAsia="宋体" w:cs="宋体"/>
                <w:b/>
                <w:sz w:val="18"/>
              </w:rPr>
              <w:t>代表性数据集/基准</w:t>
            </w:r>
          </w:p>
        </w:tc>
        <w:tc>
          <w:tcPr>
            <w:tcW w:w="2848" w:type="dxa"/>
            <w:tcBorders>
              <w:top w:val="single" w:color="000000" w:sz="12" w:space="0"/>
              <w:left w:val="nil"/>
              <w:bottom w:val="single" w:color="000000" w:sz="6" w:space="0"/>
              <w:right w:val="nil"/>
            </w:tcBorders>
          </w:tcPr>
          <w:p w14:paraId="7F9A22E7">
            <w:pPr>
              <w:jc w:val="center"/>
              <w:rPr>
                <w:rFonts w:hint="eastAsia" w:ascii="宋体" w:hAnsi="宋体" w:eastAsia="宋体" w:cs="宋体"/>
              </w:rPr>
            </w:pPr>
            <w:r>
              <w:rPr>
                <w:rFonts w:hint="eastAsia" w:ascii="宋体" w:hAnsi="宋体" w:eastAsia="宋体" w:cs="宋体"/>
                <w:b/>
                <w:sz w:val="18"/>
              </w:rPr>
              <w:t>主要评测对象</w:t>
            </w:r>
          </w:p>
        </w:tc>
      </w:tr>
      <w:tr w14:paraId="069D71FC">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002B1789">
            <w:pPr>
              <w:jc w:val="center"/>
              <w:rPr>
                <w:rFonts w:hint="eastAsia" w:ascii="宋体" w:hAnsi="宋体" w:eastAsia="宋体" w:cs="宋体"/>
              </w:rPr>
            </w:pPr>
            <w:r>
              <w:rPr>
                <w:rFonts w:hint="eastAsia" w:ascii="宋体" w:hAnsi="宋体" w:eastAsia="宋体" w:cs="宋体"/>
                <w:b w:val="0"/>
                <w:sz w:val="18"/>
              </w:rPr>
              <w:t>考试类</w:t>
            </w:r>
          </w:p>
        </w:tc>
        <w:tc>
          <w:tcPr>
            <w:tcW w:w="4556" w:type="dxa"/>
            <w:tcBorders>
              <w:top w:val="nil"/>
              <w:left w:val="nil"/>
              <w:bottom w:val="nil"/>
              <w:right w:val="nil"/>
            </w:tcBorders>
          </w:tcPr>
          <w:p w14:paraId="5A08699D">
            <w:pPr>
              <w:jc w:val="center"/>
              <w:rPr>
                <w:rFonts w:hint="eastAsia" w:ascii="宋体" w:hAnsi="宋体" w:eastAsia="宋体" w:cs="宋体"/>
              </w:rPr>
            </w:pPr>
            <w:r>
              <w:rPr>
                <w:rFonts w:hint="eastAsia" w:ascii="宋体" w:hAnsi="宋体" w:eastAsia="宋体" w:cs="宋体"/>
                <w:b w:val="0"/>
                <w:sz w:val="18"/>
              </w:rPr>
              <w:t>中医执业医师</w:t>
            </w:r>
            <w:r>
              <w:rPr>
                <w:rFonts w:hint="eastAsia" w:eastAsia="宋体" w:cs="宋体"/>
                <w:b w:val="0"/>
                <w:color w:val="FF0000"/>
                <w:sz w:val="18"/>
                <w:lang w:val="en-US" w:eastAsia="zh-CN"/>
              </w:rPr>
              <w:t>考试</w:t>
            </w:r>
            <w:r>
              <w:rPr>
                <w:rFonts w:hint="eastAsia" w:ascii="宋体" w:hAnsi="宋体" w:eastAsia="宋体" w:cs="宋体"/>
                <w:b w:val="0"/>
                <w:sz w:val="18"/>
              </w:rPr>
              <w:t>、研究生入学考试题（CPE-TCM 等）</w:t>
            </w:r>
          </w:p>
        </w:tc>
        <w:tc>
          <w:tcPr>
            <w:tcW w:w="2848" w:type="dxa"/>
            <w:tcBorders>
              <w:top w:val="nil"/>
              <w:left w:val="nil"/>
              <w:bottom w:val="nil"/>
              <w:right w:val="nil"/>
            </w:tcBorders>
          </w:tcPr>
          <w:p w14:paraId="145C4F66">
            <w:pPr>
              <w:jc w:val="center"/>
              <w:rPr>
                <w:rFonts w:hint="eastAsia" w:ascii="宋体" w:hAnsi="宋体" w:eastAsia="宋体" w:cs="宋体"/>
              </w:rPr>
            </w:pPr>
            <w:r>
              <w:rPr>
                <w:rFonts w:hint="eastAsia" w:ascii="宋体" w:hAnsi="宋体" w:eastAsia="宋体" w:cs="宋体"/>
                <w:b w:val="0"/>
                <w:sz w:val="18"/>
              </w:rPr>
              <w:t>知识记忆与基础</w:t>
            </w:r>
            <w:r>
              <w:rPr>
                <w:rFonts w:hint="eastAsia" w:eastAsia="宋体" w:cs="宋体"/>
                <w:b w:val="0"/>
                <w:color w:val="FF0000"/>
                <w:sz w:val="18"/>
                <w:lang w:val="en-US" w:eastAsia="zh-CN"/>
              </w:rPr>
              <w:t>应用</w:t>
            </w:r>
            <w:r>
              <w:rPr>
                <w:rFonts w:hint="eastAsia" w:ascii="宋体" w:hAnsi="宋体" w:eastAsia="宋体" w:cs="宋体"/>
                <w:b w:val="0"/>
                <w:sz w:val="18"/>
              </w:rPr>
              <w:t>能力</w:t>
            </w:r>
          </w:p>
        </w:tc>
      </w:tr>
      <w:tr w14:paraId="1DE038C2">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205F6A8F">
            <w:pPr>
              <w:jc w:val="center"/>
              <w:rPr>
                <w:rFonts w:hint="eastAsia" w:ascii="宋体" w:hAnsi="宋体" w:eastAsia="宋体" w:cs="宋体"/>
              </w:rPr>
            </w:pPr>
            <w:r>
              <w:rPr>
                <w:rFonts w:hint="eastAsia" w:ascii="宋体" w:hAnsi="宋体" w:eastAsia="宋体" w:cs="宋体"/>
                <w:b w:val="0"/>
                <w:sz w:val="18"/>
              </w:rPr>
              <w:t>辨证推理类</w:t>
            </w:r>
          </w:p>
        </w:tc>
        <w:tc>
          <w:tcPr>
            <w:tcW w:w="4556" w:type="dxa"/>
            <w:tcBorders>
              <w:top w:val="nil"/>
              <w:left w:val="nil"/>
              <w:bottom w:val="nil"/>
              <w:right w:val="nil"/>
            </w:tcBorders>
          </w:tcPr>
          <w:p w14:paraId="1368B9BE">
            <w:pPr>
              <w:jc w:val="center"/>
              <w:rPr>
                <w:rFonts w:hint="eastAsia" w:ascii="宋体" w:hAnsi="宋体" w:eastAsia="宋体" w:cs="宋体"/>
              </w:rPr>
            </w:pPr>
            <w:r>
              <w:rPr>
                <w:rFonts w:hint="eastAsia" w:ascii="宋体" w:hAnsi="宋体" w:eastAsia="宋体" w:cs="宋体"/>
                <w:b w:val="0"/>
                <w:sz w:val="18"/>
              </w:rPr>
              <w:t>辨证思维数据集、DCB、ATCMD-Bench</w:t>
            </w:r>
          </w:p>
        </w:tc>
        <w:tc>
          <w:tcPr>
            <w:tcW w:w="2848" w:type="dxa"/>
            <w:tcBorders>
              <w:top w:val="nil"/>
              <w:left w:val="nil"/>
              <w:bottom w:val="nil"/>
              <w:right w:val="nil"/>
            </w:tcBorders>
          </w:tcPr>
          <w:p w14:paraId="08D6DCD4">
            <w:pPr>
              <w:jc w:val="center"/>
              <w:rPr>
                <w:rFonts w:hint="default" w:ascii="宋体" w:hAnsi="宋体" w:eastAsia="宋体" w:cs="宋体"/>
                <w:lang w:val="en-US" w:eastAsia="zh-CN"/>
              </w:rPr>
            </w:pPr>
            <w:r>
              <w:rPr>
                <w:rFonts w:hint="eastAsia" w:ascii="宋体" w:hAnsi="宋体" w:eastAsia="宋体" w:cs="宋体"/>
                <w:b w:val="0"/>
                <w:sz w:val="18"/>
              </w:rPr>
              <w:t>临床推理与辨证思维</w:t>
            </w:r>
            <w:r>
              <w:rPr>
                <w:rFonts w:hint="eastAsia" w:eastAsia="宋体" w:cs="宋体"/>
                <w:b w:val="0"/>
                <w:color w:val="FF0000"/>
                <w:sz w:val="18"/>
                <w:lang w:val="en-US" w:eastAsia="zh-CN"/>
              </w:rPr>
              <w:t>能力</w:t>
            </w:r>
          </w:p>
        </w:tc>
      </w:tr>
      <w:tr w14:paraId="08D1E9D0">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4FE58F99">
            <w:pPr>
              <w:jc w:val="center"/>
              <w:rPr>
                <w:rFonts w:hint="eastAsia" w:ascii="宋体" w:hAnsi="宋体" w:eastAsia="宋体" w:cs="宋体"/>
              </w:rPr>
            </w:pPr>
            <w:r>
              <w:rPr>
                <w:rFonts w:hint="eastAsia" w:ascii="宋体" w:hAnsi="宋体" w:eastAsia="宋体" w:cs="宋体"/>
                <w:b w:val="0"/>
                <w:sz w:val="18"/>
              </w:rPr>
              <w:t>安全类</w:t>
            </w:r>
          </w:p>
        </w:tc>
        <w:tc>
          <w:tcPr>
            <w:tcW w:w="4556" w:type="dxa"/>
            <w:tcBorders>
              <w:top w:val="nil"/>
              <w:left w:val="nil"/>
              <w:bottom w:val="nil"/>
              <w:right w:val="nil"/>
            </w:tcBorders>
          </w:tcPr>
          <w:p w14:paraId="00F9737F">
            <w:pPr>
              <w:jc w:val="center"/>
              <w:rPr>
                <w:rFonts w:hint="eastAsia" w:ascii="宋体" w:hAnsi="宋体" w:eastAsia="宋体" w:cs="宋体"/>
              </w:rPr>
            </w:pPr>
            <w:r>
              <w:rPr>
                <w:rFonts w:hint="eastAsia" w:ascii="宋体" w:hAnsi="宋体" w:eastAsia="宋体" w:cs="宋体"/>
                <w:b w:val="0"/>
                <w:sz w:val="18"/>
              </w:rPr>
              <w:t>TCMEval-PA、错误信息检测框架</w:t>
            </w:r>
          </w:p>
        </w:tc>
        <w:tc>
          <w:tcPr>
            <w:tcW w:w="2848" w:type="dxa"/>
            <w:tcBorders>
              <w:top w:val="nil"/>
              <w:left w:val="nil"/>
              <w:bottom w:val="nil"/>
              <w:right w:val="nil"/>
            </w:tcBorders>
          </w:tcPr>
          <w:p w14:paraId="4A4E19B8">
            <w:pPr>
              <w:jc w:val="center"/>
              <w:rPr>
                <w:rFonts w:hint="eastAsia" w:ascii="宋体" w:hAnsi="宋体" w:eastAsia="宋体" w:cs="宋体"/>
                <w:lang w:val="en-US" w:eastAsia="zh-CN"/>
              </w:rPr>
            </w:pPr>
            <w:r>
              <w:rPr>
                <w:rFonts w:hint="eastAsia" w:ascii="宋体" w:hAnsi="宋体" w:eastAsia="宋体" w:cs="宋体"/>
                <w:b w:val="0"/>
                <w:sz w:val="18"/>
              </w:rPr>
              <w:t>用药安全与风险识别</w:t>
            </w:r>
            <w:r>
              <w:rPr>
                <w:rFonts w:hint="eastAsia" w:eastAsia="宋体" w:cs="宋体"/>
                <w:b w:val="0"/>
                <w:color w:val="FF0000"/>
                <w:sz w:val="18"/>
                <w:lang w:val="en-US" w:eastAsia="zh-CN"/>
              </w:rPr>
              <w:t>能力</w:t>
            </w:r>
          </w:p>
        </w:tc>
      </w:tr>
      <w:tr w14:paraId="13F86BA4">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5B5728E6">
            <w:pPr>
              <w:jc w:val="center"/>
              <w:rPr>
                <w:rFonts w:hint="eastAsia" w:ascii="宋体" w:hAnsi="宋体" w:eastAsia="宋体" w:cs="宋体"/>
              </w:rPr>
            </w:pPr>
            <w:r>
              <w:rPr>
                <w:rFonts w:hint="eastAsia" w:ascii="宋体" w:hAnsi="宋体" w:eastAsia="宋体" w:cs="宋体"/>
                <w:b w:val="0"/>
                <w:sz w:val="18"/>
              </w:rPr>
              <w:t>古籍类</w:t>
            </w:r>
          </w:p>
        </w:tc>
        <w:tc>
          <w:tcPr>
            <w:tcW w:w="4556" w:type="dxa"/>
            <w:tcBorders>
              <w:top w:val="nil"/>
              <w:left w:val="nil"/>
              <w:bottom w:val="nil"/>
              <w:right w:val="nil"/>
            </w:tcBorders>
          </w:tcPr>
          <w:p w14:paraId="67383AA7">
            <w:pPr>
              <w:jc w:val="center"/>
              <w:rPr>
                <w:rFonts w:hint="eastAsia" w:ascii="宋体" w:hAnsi="宋体" w:eastAsia="宋体" w:cs="宋体"/>
              </w:rPr>
            </w:pPr>
            <w:r>
              <w:rPr>
                <w:rFonts w:hint="eastAsia" w:ascii="宋体" w:hAnsi="宋体" w:eastAsia="宋体" w:cs="宋体"/>
                <w:b w:val="0"/>
                <w:sz w:val="18"/>
              </w:rPr>
              <w:t>负屃</w:t>
            </w:r>
            <w:r>
              <w:rPr>
                <w:rFonts w:hint="eastAsia" w:ascii="宋体" w:hAnsi="宋体" w:eastAsia="宋体" w:cs="宋体"/>
                <w:b w:val="0"/>
                <w:color w:val="FF0000"/>
                <w:sz w:val="18"/>
              </w:rPr>
              <w:t>（Fuxi）</w:t>
            </w:r>
          </w:p>
        </w:tc>
        <w:tc>
          <w:tcPr>
            <w:tcW w:w="2848" w:type="dxa"/>
            <w:tcBorders>
              <w:top w:val="nil"/>
              <w:left w:val="nil"/>
              <w:bottom w:val="nil"/>
              <w:right w:val="nil"/>
            </w:tcBorders>
          </w:tcPr>
          <w:p w14:paraId="1955A431">
            <w:pPr>
              <w:jc w:val="center"/>
              <w:rPr>
                <w:rFonts w:hint="eastAsia" w:ascii="宋体" w:hAnsi="宋体" w:eastAsia="宋体" w:cs="宋体"/>
              </w:rPr>
            </w:pPr>
            <w:r>
              <w:rPr>
                <w:rFonts w:hint="eastAsia" w:ascii="宋体" w:hAnsi="宋体" w:eastAsia="宋体" w:cs="宋体"/>
                <w:b w:val="0"/>
                <w:sz w:val="18"/>
              </w:rPr>
              <w:t>古汉语理解</w:t>
            </w:r>
            <w:r>
              <w:rPr>
                <w:rFonts w:hint="eastAsia" w:eastAsia="宋体" w:cs="宋体"/>
                <w:b w:val="0"/>
                <w:color w:val="FF0000"/>
                <w:sz w:val="18"/>
                <w:lang w:val="en-US" w:eastAsia="zh-CN"/>
              </w:rPr>
              <w:t>与挖掘</w:t>
            </w:r>
            <w:r>
              <w:rPr>
                <w:rFonts w:hint="eastAsia" w:ascii="宋体" w:hAnsi="宋体" w:eastAsia="宋体" w:cs="宋体"/>
                <w:b w:val="0"/>
                <w:sz w:val="18"/>
              </w:rPr>
              <w:t>能力</w:t>
            </w:r>
          </w:p>
        </w:tc>
      </w:tr>
      <w:tr w14:paraId="48A6E1BD">
        <w:tblPrEx>
          <w:tblCellMar>
            <w:top w:w="0" w:type="dxa"/>
            <w:left w:w="108" w:type="dxa"/>
            <w:bottom w:w="0" w:type="dxa"/>
            <w:right w:w="108" w:type="dxa"/>
          </w:tblCellMar>
        </w:tblPrEx>
        <w:trPr>
          <w:trHeight w:val="558" w:hRule="atLeast"/>
          <w:jc w:val="center"/>
        </w:trPr>
        <w:tc>
          <w:tcPr>
            <w:tcW w:w="1236" w:type="dxa"/>
            <w:tcBorders>
              <w:top w:val="nil"/>
              <w:left w:val="nil"/>
              <w:bottom w:val="single" w:color="000000" w:sz="12" w:space="0"/>
              <w:right w:val="nil"/>
            </w:tcBorders>
          </w:tcPr>
          <w:p w14:paraId="5EB8D9B8">
            <w:pPr>
              <w:jc w:val="center"/>
              <w:rPr>
                <w:rFonts w:hint="eastAsia" w:ascii="宋体" w:hAnsi="宋体" w:eastAsia="宋体" w:cs="宋体"/>
              </w:rPr>
            </w:pPr>
            <w:r>
              <w:rPr>
                <w:rFonts w:hint="eastAsia" w:ascii="宋体" w:hAnsi="宋体" w:eastAsia="宋体" w:cs="宋体"/>
                <w:b w:val="0"/>
                <w:sz w:val="18"/>
              </w:rPr>
              <w:t>多模态类</w:t>
            </w:r>
          </w:p>
        </w:tc>
        <w:tc>
          <w:tcPr>
            <w:tcW w:w="4556" w:type="dxa"/>
            <w:tcBorders>
              <w:top w:val="nil"/>
              <w:left w:val="nil"/>
              <w:bottom w:val="single" w:color="000000" w:sz="12" w:space="0"/>
              <w:right w:val="nil"/>
            </w:tcBorders>
          </w:tcPr>
          <w:p w14:paraId="7899CF87">
            <w:pPr>
              <w:jc w:val="center"/>
              <w:rPr>
                <w:rFonts w:hint="eastAsia" w:ascii="宋体" w:hAnsi="宋体" w:eastAsia="宋体" w:cs="宋体"/>
              </w:rPr>
            </w:pPr>
            <w:r>
              <w:rPr>
                <w:rFonts w:hint="eastAsia" w:ascii="宋体" w:hAnsi="宋体" w:eastAsia="宋体" w:cs="宋体"/>
                <w:b w:val="0"/>
                <w:sz w:val="18"/>
              </w:rPr>
              <w:t>TongueVLM、舌象数据集</w:t>
            </w:r>
          </w:p>
        </w:tc>
        <w:tc>
          <w:tcPr>
            <w:tcW w:w="2848" w:type="dxa"/>
            <w:tcBorders>
              <w:top w:val="nil"/>
              <w:left w:val="nil"/>
              <w:bottom w:val="single" w:color="000000" w:sz="12" w:space="0"/>
              <w:right w:val="nil"/>
            </w:tcBorders>
          </w:tcPr>
          <w:p w14:paraId="4F1B533D">
            <w:pPr>
              <w:jc w:val="center"/>
              <w:rPr>
                <w:rFonts w:hint="eastAsia" w:ascii="宋体" w:hAnsi="宋体" w:eastAsia="宋体" w:cs="宋体"/>
                <w:lang w:eastAsia="zh-CN"/>
              </w:rPr>
            </w:pPr>
            <w:r>
              <w:rPr>
                <w:rFonts w:hint="eastAsia" w:ascii="宋体" w:hAnsi="宋体" w:eastAsia="宋体" w:cs="宋体"/>
                <w:b w:val="0"/>
                <w:sz w:val="18"/>
              </w:rPr>
              <w:t>多模态感知与</w:t>
            </w:r>
            <w:r>
              <w:rPr>
                <w:rFonts w:hint="eastAsia" w:eastAsia="宋体" w:cs="宋体"/>
                <w:b w:val="0"/>
                <w:color w:val="FF0000"/>
                <w:sz w:val="18"/>
                <w:lang w:eastAsia="zh-CN"/>
              </w:rPr>
              <w:t>“</w:t>
            </w:r>
            <w:r>
              <w:rPr>
                <w:rFonts w:hint="eastAsia" w:ascii="宋体" w:hAnsi="宋体" w:eastAsia="宋体" w:cs="宋体"/>
                <w:b w:val="0"/>
                <w:color w:val="FF0000"/>
                <w:sz w:val="18"/>
              </w:rPr>
              <w:t>四诊合参</w:t>
            </w:r>
            <w:r>
              <w:rPr>
                <w:rFonts w:hint="eastAsia" w:eastAsia="宋体" w:cs="宋体"/>
                <w:b w:val="0"/>
                <w:color w:val="FF0000"/>
                <w:sz w:val="18"/>
                <w:lang w:eastAsia="zh-CN"/>
              </w:rPr>
              <w:t>“</w:t>
            </w:r>
            <w:r>
              <w:rPr>
                <w:rFonts w:hint="eastAsia" w:eastAsia="宋体" w:cs="宋体"/>
                <w:b w:val="0"/>
                <w:color w:val="FF0000"/>
                <w:sz w:val="18"/>
                <w:lang w:val="en-US" w:eastAsia="zh-CN"/>
              </w:rPr>
              <w:t>能力</w:t>
            </w:r>
            <w:r>
              <w:rPr>
                <w:rFonts w:hint="eastAsia" w:eastAsia="宋体" w:cs="宋体"/>
                <w:b w:val="0"/>
                <w:color w:val="FF0000"/>
                <w:sz w:val="18"/>
                <w:lang w:eastAsia="zh-CN"/>
              </w:rPr>
              <w:t>”</w:t>
            </w:r>
          </w:p>
        </w:tc>
      </w:tr>
    </w:tbl>
    <w:p w14:paraId="016DEDC2">
      <w:pPr>
        <w:ind w:firstLine="440" w:firstLineChars="200"/>
        <w:rPr>
          <w:rFonts w:hint="eastAsia" w:ascii="宋体" w:hAnsi="宋体" w:eastAsia="宋体" w:cs="宋体"/>
        </w:rPr>
      </w:pPr>
    </w:p>
    <w:p w14:paraId="60B98081">
      <w:pPr>
        <w:ind w:firstLine="440" w:firstLineChars="200"/>
        <w:rPr>
          <w:rFonts w:hint="eastAsia" w:ascii="宋体" w:hAnsi="宋体" w:eastAsia="宋体" w:cs="宋体"/>
        </w:rPr>
      </w:pPr>
      <w:r>
        <w:rPr>
          <w:rFonts w:hint="eastAsia" w:ascii="宋体" w:hAnsi="宋体" w:eastAsia="宋体" w:cs="宋体"/>
        </w:rPr>
        <w:t>评测体系的总体演化路径见图2，呈现由考试评测、知识评测、推理评测、多模态评测向真实世界评测逐步递进的趋势。</w:t>
      </w:r>
    </w:p>
    <w:p w14:paraId="23EAC482">
      <w:pPr>
        <w:rPr>
          <w:rFonts w:hint="eastAsia" w:ascii="宋体" w:hAnsi="宋体" w:eastAsia="宋体" w:cs="宋体"/>
        </w:rPr>
      </w:pPr>
      <w:r>
        <w:rPr>
          <w:rFonts w:hint="eastAsia" w:ascii="宋体" w:hAnsi="宋体" w:eastAsia="宋体" w:cs="宋体"/>
          <w:b/>
          <w:sz w:val="18"/>
          <w:lang w:eastAsia="zh-CN"/>
        </w:rPr>
        <w:drawing>
          <wp:inline distT="0" distB="0" distL="114300" distR="114300">
            <wp:extent cx="5486400" cy="663575"/>
            <wp:effectExtent l="0" t="0" r="0" b="3175"/>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7"/>
                    <a:stretch>
                      <a:fillRect/>
                    </a:stretch>
                  </pic:blipFill>
                  <pic:spPr>
                    <a:xfrm>
                      <a:off x="0" y="0"/>
                      <a:ext cx="5486400" cy="663575"/>
                    </a:xfrm>
                    <a:prstGeom prst="rect">
                      <a:avLst/>
                    </a:prstGeom>
                  </pic:spPr>
                </pic:pic>
              </a:graphicData>
            </a:graphic>
          </wp:inline>
        </w:drawing>
      </w:r>
    </w:p>
    <w:p w14:paraId="5AF3B768">
      <w:pPr>
        <w:jc w:val="center"/>
        <w:rPr>
          <w:rFonts w:hint="eastAsia" w:ascii="宋体" w:hAnsi="宋体" w:eastAsia="宋体" w:cs="宋体"/>
        </w:rPr>
      </w:pPr>
      <w:r>
        <w:rPr>
          <w:rFonts w:hint="eastAsia" w:ascii="宋体" w:hAnsi="宋体" w:eastAsia="宋体" w:cs="宋体"/>
        </w:rPr>
        <w:t>图2 中医药大语言模型评测体系演化路径</w:t>
      </w:r>
    </w:p>
    <w:p w14:paraId="1F550EA5">
      <w:pPr>
        <w:pStyle w:val="5"/>
        <w:bidi w:val="0"/>
        <w:rPr>
          <w:rFonts w:hint="eastAsia" w:ascii="宋体" w:hAnsi="宋体" w:eastAsia="宋体" w:cs="宋体"/>
        </w:rPr>
      </w:pPr>
      <w:r>
        <w:rPr>
          <w:rFonts w:hint="eastAsia" w:ascii="宋体" w:hAnsi="宋体" w:eastAsia="宋体" w:cs="宋体"/>
        </w:rPr>
        <w:t>3.1.1 标准化考试与教材知识基准</w:t>
      </w:r>
    </w:p>
    <w:p w14:paraId="335A2D3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 xml:space="preserve">早期评测多直接采用或改编</w:t>
      </w:r>
      <w:del w:id="63" w:author="Kiro润色" w:date="2026-06-17T00:00:00Z">
        <w:r>
          <w:rPr>
            <w:rFonts w:hint="eastAsia" w:ascii="宋体" w:hAnsi="宋体" w:eastAsia="宋体" w:cs="宋体"/>
            <w:color w:val="FF0000"/>
          </w:rPr>
          <w:delText xml:space="preserve">自</w:delText>
        </w:r>
      </w:del>
      <w:r>
        <w:rPr>
          <w:rFonts w:hint="eastAsia" w:ascii="宋体" w:hAnsi="宋体" w:eastAsia="宋体" w:cs="宋体"/>
          <w:color w:val="FF0000"/>
        </w:rPr>
        <w:t xml:space="preserve">中医药标准化考试题目，</w:t>
      </w:r>
      <w:ins w:id="64" w:author="Kiro润色" w:date="2026-06-17T00:00:00Z">
        <w:r>
          <w:rPr>
            <w:rFonts w:hint="eastAsia" w:ascii="宋体" w:hAnsi="宋体" w:eastAsia="宋体" w:cs="宋体"/>
            <w:color w:val="FF0000"/>
          </w:rPr>
          <w:t xml:space="preserve">因</w:t>
        </w:r>
      </w:ins>
      <w:r>
        <w:rPr>
          <w:rFonts w:hint="eastAsia" w:ascii="宋体" w:hAnsi="宋体" w:eastAsia="宋体" w:cs="宋体"/>
          <w:color w:val="FF0000"/>
        </w:rPr>
        <w:t xml:space="preserve">其</w:t>
      </w:r>
      <w:del w:id="65" w:author="Kiro润色" w:date="2026-06-17T00:00:00Z">
        <w:r>
          <w:rPr>
            <w:rFonts w:hint="eastAsia" w:ascii="宋体" w:hAnsi="宋体" w:eastAsia="宋体" w:cs="宋体"/>
            <w:color w:val="FF0000"/>
          </w:rPr>
          <w:delText xml:space="preserve">具备</w:delText>
        </w:r>
      </w:del>
      <w:r>
        <w:rPr>
          <w:rFonts w:hint="eastAsia" w:ascii="宋体" w:hAnsi="宋体" w:eastAsia="宋体" w:cs="宋体"/>
          <w:color w:val="FF0000"/>
        </w:rPr>
        <w:t xml:space="preserve">权威性与客观性</w:t>
      </w:r>
      <w:ins w:id="66" w:author="Kiro润色" w:date="2026-06-17T00:00:00Z">
        <w:r>
          <w:rPr>
            <w:rFonts w:hint="eastAsia" w:ascii="宋体" w:hAnsi="宋体" w:eastAsia="宋体" w:cs="宋体"/>
            <w:color w:val="FF0000"/>
          </w:rPr>
          <w:t xml:space="preserve">较高</w:t>
        </w:r>
      </w:ins>
      <w:r>
        <w:rPr>
          <w:rFonts w:hint="eastAsia" w:ascii="宋体" w:hAnsi="宋体" w:eastAsia="宋体" w:cs="宋体"/>
          <w:color w:val="FF0000"/>
        </w:rPr>
        <w:t xml:space="preserve">而成为基础性</w:t>
      </w:r>
      <w:del w:id="67" w:author="Kiro润色" w:date="2026-06-17T00:00:00Z">
        <w:r>
          <w:rPr>
            <w:rFonts w:hint="eastAsia" w:ascii="宋体" w:hAnsi="宋体" w:eastAsia="宋体" w:cs="宋体"/>
            <w:color w:val="FF0000"/>
          </w:rPr>
          <w:delText xml:space="preserve">评测</w:delText>
        </w:r>
      </w:del>
      <w:r>
        <w:rPr>
          <w:rFonts w:hint="eastAsia" w:ascii="宋体" w:hAnsi="宋体" w:eastAsia="宋体" w:cs="宋体"/>
          <w:color w:val="FF0000"/>
        </w:rPr>
        <w:t xml:space="preserve">工具</w:t>
      </w:r>
      <w:del w:id="68" w:author="Kiro润色" w:date="2026-06-17T00:00:00Z">
        <w:r>
          <w:rPr>
            <w:rFonts w:hint="eastAsia" w:ascii="宋体" w:hAnsi="宋体" w:eastAsia="宋体" w:cs="宋体"/>
            <w:color w:val="FF0000"/>
          </w:rPr>
          <w:delText xml:space="preserve">。目前已有研究</w:delText>
        </w:r>
      </w:del>
      <w:ins w:id="69" w:author="Kiro润色" w:date="2026-06-17T00:00:00Z">
        <w:r>
          <w:rPr>
            <w:rFonts w:hint="eastAsia" w:ascii="宋体" w:hAnsi="宋体" w:eastAsia="宋体" w:cs="宋体"/>
            <w:color w:val="FF0000"/>
          </w:rPr>
          <w:t xml:space="preserve">，常见做法是</w:t>
        </w:r>
      </w:ins>
      <w:r>
        <w:rPr>
          <w:rFonts w:hint="eastAsia" w:ascii="宋体" w:hAnsi="宋体" w:eastAsia="宋体" w:cs="宋体"/>
          <w:color w:val="FF0000"/>
        </w:rPr>
        <w:t xml:space="preserve">以中医执业医师资格考试、研究生入学考试（CPE-TCM）等</w:t>
      </w:r>
      <w:ins w:id="70" w:author="Kiro润色" w:date="2026-06-17T00:00:00Z">
        <w:r>
          <w:rPr>
            <w:rFonts w:hint="eastAsia" w:ascii="宋体" w:hAnsi="宋体" w:eastAsia="宋体" w:cs="宋体"/>
            <w:color w:val="FF0000"/>
          </w:rPr>
          <w:t xml:space="preserve">真</w:t>
        </w:r>
      </w:ins>
      <w:r>
        <w:rPr>
          <w:rFonts w:hint="eastAsia" w:ascii="宋体" w:hAnsi="宋体" w:eastAsia="宋体" w:cs="宋体"/>
          <w:color w:val="FF0000"/>
        </w:rPr>
        <w:t xml:space="preserve">题</w:t>
      </w:r>
      <w:del w:id="71" w:author="Kiro润色" w:date="2026-06-17T00:00:00Z">
        <w:r>
          <w:rPr>
            <w:rFonts w:hint="eastAsia" w:ascii="宋体" w:hAnsi="宋体" w:eastAsia="宋体" w:cs="宋体"/>
            <w:color w:val="FF0000"/>
          </w:rPr>
          <w:delText xml:space="preserve">目</w:delText>
        </w:r>
      </w:del>
      <w:r>
        <w:rPr>
          <w:rFonts w:hint="eastAsia" w:ascii="宋体" w:hAnsi="宋体" w:eastAsia="宋体" w:cs="宋体"/>
          <w:color w:val="FF0000"/>
        </w:rPr>
        <w:t xml:space="preserve">构建测试集[3]。</w:t>
      </w:r>
      <w:del w:id="72" w:author="Kiro润色" w:date="2026-06-17T00:00:00Z">
        <w:r>
          <w:rPr>
            <w:rFonts w:hint="eastAsia" w:ascii="宋体" w:hAnsi="宋体" w:eastAsia="宋体" w:cs="宋体"/>
            <w:color w:val="FF0000"/>
          </w:rPr>
          <w:delText xml:space="preserve">Jang等[4]采用</w:delText>
        </w:r>
      </w:del>
      <w:ins w:id="73" w:author="Kiro润色" w:date="2026-06-17T00:00:00Z">
        <w:r>
          <w:rPr>
            <w:rFonts w:hint="eastAsia" w:ascii="宋体" w:hAnsi="宋体" w:eastAsia="宋体" w:cs="宋体"/>
            <w:color w:val="FF0000"/>
          </w:rPr>
          <w:t xml:space="preserve">不同研究的结论并不一致：在</w:t>
        </w:r>
      </w:ins>
      <w:r>
        <w:rPr>
          <w:rFonts w:hint="eastAsia" w:ascii="宋体" w:hAnsi="宋体" w:eastAsia="宋体" w:cs="宋体"/>
          <w:color w:val="FF0000"/>
        </w:rPr>
        <w:t xml:space="preserve">韩国国家韩医师执照考试（K-NLEKMD）</w:t>
      </w:r>
      <w:del w:id="74" w:author="Kiro润色" w:date="2026-06-17T00:00:00Z">
        <w:r>
          <w:rPr>
            <w:rFonts w:hint="eastAsia" w:ascii="宋体" w:hAnsi="宋体" w:eastAsia="宋体" w:cs="宋体"/>
            <w:color w:val="FF0000"/>
          </w:rPr>
          <w:delText xml:space="preserve">评估</w:delText>
        </w:r>
      </w:del>
      <w:ins w:id="75" w:author="Kiro润色" w:date="2026-06-17T00:00:00Z">
        <w:r>
          <w:rPr>
            <w:rFonts w:hint="eastAsia" w:ascii="宋体" w:hAnsi="宋体" w:eastAsia="宋体" w:cs="宋体"/>
            <w:color w:val="FF0000"/>
          </w:rPr>
          <w:t xml:space="preserve">上，</w:t>
        </w:r>
      </w:ins>
      <w:r>
        <w:rPr>
          <w:rFonts w:hint="eastAsia" w:ascii="宋体" w:hAnsi="宋体" w:eastAsia="宋体" w:cs="宋体"/>
          <w:color w:val="FF0000"/>
        </w:rPr>
        <w:t xml:space="preserve">GPT-4</w:t>
      </w:r>
      <w:del w:id="76" w:author="Kiro润色" w:date="2026-06-17T00:00:00Z">
        <w:r>
          <w:rPr>
            <w:rFonts w:hint="eastAsia" w:ascii="宋体" w:hAnsi="宋体" w:eastAsia="宋体" w:cs="宋体"/>
            <w:color w:val="FF0000"/>
          </w:rPr>
          <w:delText xml:space="preserve">，结果显示模型</w:delText>
        </w:r>
      </w:del>
      <w:r>
        <w:rPr>
          <w:rFonts w:hint="eastAsia" w:ascii="宋体" w:hAnsi="宋体" w:eastAsia="宋体" w:cs="宋体"/>
          <w:color w:val="FF0000"/>
        </w:rPr>
        <w:t xml:space="preserve">虽能通过考试，但在本土化程度较高的科目上表现欠佳</w:t>
      </w:r>
      <w:del w:id="77" w:author="Kiro润色" w:date="2026-06-17T00:00:00Z">
        <w:r>
          <w:rPr>
            <w:rFonts w:hint="eastAsia" w:ascii="宋体" w:hAnsi="宋体" w:eastAsia="宋体" w:cs="宋体"/>
            <w:color w:val="FF0000"/>
          </w:rPr>
          <w:delText xml:space="preserve">。曹露等</w:delText>
        </w:r>
      </w:del>
      <w:r>
        <w:rPr>
          <w:rFonts w:hint="eastAsia" w:ascii="宋体" w:hAnsi="宋体" w:eastAsia="宋体" w:cs="宋体"/>
          <w:color w:val="FF0000"/>
        </w:rPr>
        <w:t xml:space="preserve">[</w:t>
      </w:r>
      <w:del w:id="78" w:author="Kiro润色" w:date="2026-06-17T00:00:00Z">
        <w:r>
          <w:rPr>
            <w:rFonts w:hint="eastAsia" w:ascii="宋体" w:hAnsi="宋体" w:eastAsia="宋体" w:cs="宋体"/>
            <w:color w:val="FF0000"/>
          </w:rPr>
          <w:delText xml:space="preserve">5</w:delText>
        </w:r>
      </w:del>
      <w:ins w:id="79" w:author="Kiro润色" w:date="2026-06-17T00:00:00Z">
        <w:r>
          <w:rPr>
            <w:rFonts w:hint="eastAsia" w:ascii="宋体" w:hAnsi="宋体" w:eastAsia="宋体" w:cs="宋体"/>
            <w:color w:val="FF0000"/>
          </w:rPr>
          <w:t xml:space="preserve">4</w:t>
        </w:r>
      </w:ins>
      <w:r>
        <w:rPr>
          <w:rFonts w:hint="eastAsia" w:ascii="宋体" w:hAnsi="宋体" w:eastAsia="宋体" w:cs="宋体"/>
          <w:color w:val="FF0000"/>
        </w:rPr>
        <w:t xml:space="preserve">]</w:t>
      </w:r>
      <w:del w:id="80" w:author="Kiro润色" w:date="2026-06-17T00:00:00Z">
        <w:r>
          <w:rPr>
            <w:rFonts w:hint="eastAsia" w:ascii="宋体" w:hAnsi="宋体" w:eastAsia="宋体" w:cs="宋体"/>
            <w:color w:val="FF0000"/>
          </w:rPr>
          <w:delText xml:space="preserve">构建了</w:delText>
        </w:r>
      </w:del>
      <w:ins w:id="81" w:author="Kiro润色" w:date="2026-06-17T00:00:00Z">
        <w:r>
          <w:rPr>
            <w:rFonts w:hint="eastAsia" w:ascii="宋体" w:hAnsi="宋体" w:eastAsia="宋体" w:cs="宋体"/>
            <w:color w:val="FF0000"/>
          </w:rPr>
          <w:t xml:space="preserve">；而在</w:t>
        </w:r>
      </w:ins>
      <w:r>
        <w:rPr>
          <w:rFonts w:hint="eastAsia" w:ascii="宋体" w:hAnsi="宋体" w:eastAsia="宋体" w:cs="宋体"/>
          <w:color w:val="FF0000"/>
        </w:rPr>
        <w:t xml:space="preserve">覆盖13个学科、近3万道题的</w:t>
      </w:r>
      <w:ins w:id="82" w:author="Kiro润色" w:date="2026-06-17T00:00:00Z">
        <w:r>
          <w:rPr>
            <w:rFonts w:hint="eastAsia" w:ascii="宋体" w:hAnsi="宋体" w:eastAsia="宋体" w:cs="宋体"/>
            <w:color w:val="FF0000"/>
          </w:rPr>
          <w:t xml:space="preserve">中文</w:t>
        </w:r>
      </w:ins>
      <w:r>
        <w:rPr>
          <w:rFonts w:hint="eastAsia" w:ascii="宋体" w:hAnsi="宋体" w:eastAsia="宋体" w:cs="宋体"/>
          <w:color w:val="FF0000"/>
        </w:rPr>
        <w:t xml:space="preserve">测评</w:t>
      </w:r>
      <w:del w:id="83" w:author="Kiro润色" w:date="2026-06-17T00:00:00Z">
        <w:r>
          <w:rPr>
            <w:rFonts w:hint="eastAsia" w:ascii="宋体" w:hAnsi="宋体" w:eastAsia="宋体" w:cs="宋体"/>
            <w:color w:val="FF0000"/>
          </w:rPr>
          <w:delText xml:space="preserve">基准</w:delText>
        </w:r>
      </w:del>
      <w:ins w:id="84" w:author="Kiro润色" w:date="2026-06-17T00:00:00Z">
        <w:r>
          <w:rPr>
            <w:rFonts w:hint="eastAsia" w:ascii="宋体" w:hAnsi="宋体" w:eastAsia="宋体" w:cs="宋体"/>
            <w:color w:val="FF0000"/>
          </w:rPr>
          <w:t xml:space="preserve">中</w:t>
        </w:r>
      </w:ins>
      <w:r>
        <w:rPr>
          <w:rFonts w:hint="eastAsia" w:ascii="宋体" w:hAnsi="宋体" w:eastAsia="宋体" w:cs="宋体"/>
          <w:color w:val="FF0000"/>
        </w:rPr>
        <w:t xml:space="preserve">，</w:t>
      </w:r>
      <w:del w:id="85" w:author="Kiro润色" w:date="2026-06-17T00:00:00Z">
        <w:r>
          <w:rPr>
            <w:rFonts w:hint="eastAsia" w:ascii="宋体" w:hAnsi="宋体" w:eastAsia="宋体" w:cs="宋体"/>
            <w:color w:val="FF0000"/>
          </w:rPr>
          <w:delText xml:space="preserve">发现</w:delText>
        </w:r>
      </w:del>
      <w:r>
        <w:rPr>
          <w:rFonts w:hint="eastAsia" w:ascii="宋体" w:hAnsi="宋体" w:eastAsia="宋体" w:cs="宋体"/>
          <w:color w:val="FF0000"/>
        </w:rPr>
        <w:t xml:space="preserve">所有</w:t>
      </w:r>
      <w:del w:id="86" w:author="Kiro润色" w:date="2026-06-17T00:00:00Z">
        <w:r>
          <w:rPr>
            <w:rFonts w:hint="eastAsia" w:ascii="宋体" w:hAnsi="宋体" w:eastAsia="宋体" w:cs="宋体"/>
            <w:color w:val="FF0000"/>
          </w:rPr>
          <w:delText xml:space="preserve">被</w:delText>
        </w:r>
      </w:del>
      <w:ins w:id="87" w:author="Kiro润色" w:date="2026-06-17T00:00:00Z">
        <w:r>
          <w:rPr>
            <w:rFonts w:hint="eastAsia" w:ascii="宋体" w:hAnsi="宋体" w:eastAsia="宋体" w:cs="宋体"/>
            <w:color w:val="FF0000"/>
          </w:rPr>
          <w:t xml:space="preserve">受</w:t>
        </w:r>
      </w:ins>
      <w:r>
        <w:rPr>
          <w:rFonts w:hint="eastAsia" w:ascii="宋体" w:hAnsi="宋体" w:eastAsia="宋体" w:cs="宋体"/>
          <w:color w:val="FF0000"/>
        </w:rPr>
        <w:t xml:space="preserve">测模型</w:t>
      </w:r>
      <w:del w:id="88" w:author="Kiro润色" w:date="2026-06-17T00:00:00Z">
        <w:r>
          <w:rPr>
            <w:rFonts w:hint="eastAsia" w:ascii="宋体" w:hAnsi="宋体" w:eastAsia="宋体" w:cs="宋体"/>
            <w:color w:val="FF0000"/>
          </w:rPr>
          <w:delText xml:space="preserve">的</w:delText>
        </w:r>
      </w:del>
      <w:r>
        <w:rPr>
          <w:rFonts w:hint="eastAsia" w:ascii="宋体" w:hAnsi="宋体" w:eastAsia="宋体" w:cs="宋体"/>
          <w:color w:val="FF0000"/>
        </w:rPr>
        <w:t xml:space="preserve">选择题准确率均不足60%</w:t>
      </w:r>
      <w:ins w:id="89" w:author="Kiro润色" w:date="2026-06-17T00:00:00Z">
        <w:r>
          <w:rPr>
            <w:rFonts w:hint="eastAsia" w:ascii="宋体" w:hAnsi="宋体" w:eastAsia="宋体" w:cs="宋体"/>
            <w:color w:val="FF0000"/>
          </w:rPr>
          <w:t xml:space="preserve">[5]。差异既源于题库语言与本土化程度的不同</w:t>
        </w:r>
      </w:ins>
      <w:r>
        <w:rPr>
          <w:rFonts w:hint="eastAsia" w:ascii="宋体" w:hAnsi="宋体" w:eastAsia="宋体" w:cs="宋体"/>
          <w:color w:val="FF0000"/>
        </w:rPr>
        <w:t xml:space="preserve">，</w:t>
      </w:r>
      <w:del w:id="90" w:author="Kiro润色" w:date="2026-06-17T00:00:00Z">
        <w:r>
          <w:rPr>
            <w:rFonts w:hint="eastAsia" w:ascii="宋体" w:hAnsi="宋体" w:eastAsia="宋体" w:cs="宋体"/>
            <w:color w:val="FF0000"/>
          </w:rPr>
          <w:delText xml:space="preserve">提示</w:delText>
        </w:r>
      </w:del>
      <w:ins w:id="91" w:author="Kiro润色" w:date="2026-06-17T00:00:00Z">
        <w:r>
          <w:rPr>
            <w:rFonts w:hint="eastAsia" w:ascii="宋体" w:hAnsi="宋体" w:eastAsia="宋体" w:cs="宋体"/>
            <w:color w:val="FF0000"/>
          </w:rPr>
          <w:t xml:space="preserve">也反映出</w:t>
        </w:r>
      </w:ins>
      <w:r>
        <w:rPr>
          <w:rFonts w:hint="eastAsia" w:ascii="宋体" w:hAnsi="宋体" w:eastAsia="宋体" w:cs="宋体"/>
          <w:color w:val="FF0000"/>
        </w:rPr>
        <w:t xml:space="preserve">通用模型</w:t>
      </w:r>
      <w:del w:id="92" w:author="Kiro润色" w:date="2026-06-17T00:00:00Z">
        <w:r>
          <w:rPr>
            <w:rFonts w:hint="eastAsia" w:ascii="宋体" w:hAnsi="宋体" w:eastAsia="宋体" w:cs="宋体"/>
            <w:color w:val="FF0000"/>
          </w:rPr>
          <w:delText xml:space="preserve">在</w:delText>
        </w:r>
      </w:del>
      <w:r>
        <w:rPr>
          <w:rFonts w:hint="eastAsia" w:ascii="宋体" w:hAnsi="宋体" w:eastAsia="宋体" w:cs="宋体"/>
          <w:color w:val="FF0000"/>
        </w:rPr>
        <w:t xml:space="preserve">直接处理中医专业问题</w:t>
      </w:r>
      <w:del w:id="93" w:author="Kiro润色" w:date="2026-06-17T00:00:00Z">
        <w:r>
          <w:rPr>
            <w:rFonts w:hint="eastAsia" w:ascii="宋体" w:hAnsi="宋体" w:eastAsia="宋体" w:cs="宋体"/>
            <w:color w:val="FF0000"/>
          </w:rPr>
          <w:delText xml:space="preserve">时存在显著</w:delText>
        </w:r>
      </w:del>
      <w:ins w:id="94" w:author="Kiro润色" w:date="2026-06-17T00:00:00Z">
        <w:r>
          <w:rPr>
            <w:rFonts w:hint="eastAsia" w:ascii="宋体" w:hAnsi="宋体" w:eastAsia="宋体" w:cs="宋体"/>
            <w:color w:val="FF0000"/>
          </w:rPr>
          <w:t xml:space="preserve">的</w:t>
        </w:r>
      </w:ins>
      <w:r>
        <w:rPr>
          <w:rFonts w:hint="eastAsia" w:ascii="宋体" w:hAnsi="宋体" w:eastAsia="宋体" w:cs="宋体"/>
          <w:color w:val="FF0000"/>
        </w:rPr>
        <w:t xml:space="preserve">困难。</w:t>
      </w:r>
      <w:del w:id="95" w:author="Kiro润色" w:date="2026-06-17T00:00:00Z">
        <w:r>
          <w:rPr>
            <w:rFonts w:hint="eastAsia" w:ascii="宋体" w:hAnsi="宋体" w:eastAsia="宋体" w:cs="宋体"/>
            <w:color w:val="FF0000"/>
          </w:rPr>
          <w:delText xml:space="preserve">此</w:delText>
        </w:r>
      </w:del>
      <w:ins w:id="96" w:author="Kiro润色" w:date="2026-06-17T00:00:00Z">
        <w:r>
          <w:rPr>
            <w:rFonts w:hint="eastAsia" w:ascii="宋体" w:hAnsi="宋体" w:eastAsia="宋体" w:cs="宋体"/>
            <w:color w:val="FF0000"/>
          </w:rPr>
          <w:t xml:space="preserve">总体而言，考试</w:t>
        </w:r>
      </w:ins>
      <w:r>
        <w:rPr>
          <w:rFonts w:hint="eastAsia" w:ascii="宋体" w:hAnsi="宋体" w:eastAsia="宋体" w:cs="宋体"/>
          <w:color w:val="FF0000"/>
        </w:rPr>
        <w:t xml:space="preserve">类基准</w:t>
      </w:r>
      <w:del w:id="97" w:author="Kiro润色" w:date="2026-06-17T00:00:00Z">
        <w:r>
          <w:rPr>
            <w:rFonts w:hint="eastAsia" w:ascii="宋体" w:hAnsi="宋体" w:eastAsia="宋体" w:cs="宋体"/>
            <w:color w:val="FF0000"/>
          </w:rPr>
          <w:delText xml:space="preserve">虽</w:delText>
        </w:r>
      </w:del>
      <w:r>
        <w:rPr>
          <w:rFonts w:hint="eastAsia" w:ascii="宋体" w:hAnsi="宋体" w:eastAsia="宋体" w:cs="宋体"/>
          <w:color w:val="FF0000"/>
        </w:rPr>
        <w:t xml:space="preserve">便于考查</w:t>
      </w:r>
      <w:del w:id="98" w:author="Kiro润色" w:date="2026-06-17T00:00:00Z">
        <w:r>
          <w:rPr>
            <w:rFonts w:hint="eastAsia" w:ascii="宋体" w:hAnsi="宋体" w:eastAsia="宋体" w:cs="宋体"/>
            <w:color w:val="FF0000"/>
          </w:rPr>
          <w:delText xml:space="preserve">模型对</w:delText>
        </w:r>
      </w:del>
      <w:r>
        <w:rPr>
          <w:rFonts w:hint="eastAsia" w:ascii="宋体" w:hAnsi="宋体" w:eastAsia="宋体" w:cs="宋体"/>
          <w:color w:val="FF0000"/>
        </w:rPr>
        <w:t xml:space="preserve">事实性知识的记忆与简单应用，</w:t>
      </w:r>
      <w:del w:id="99" w:author="Kiro润色" w:date="2026-06-17T00:00:00Z">
        <w:r>
          <w:rPr>
            <w:rFonts w:hint="eastAsia" w:ascii="宋体" w:hAnsi="宋体" w:eastAsia="宋体" w:cs="宋体"/>
            <w:color w:val="FF0000"/>
          </w:rPr>
          <w:delText xml:space="preserve">但</w:delText>
        </w:r>
      </w:del>
      <w:ins w:id="100" w:author="Kiro润色" w:date="2026-06-17T00:00:00Z">
        <w:r>
          <w:rPr>
            <w:rFonts w:hint="eastAsia" w:ascii="宋体" w:hAnsi="宋体" w:eastAsia="宋体" w:cs="宋体"/>
            <w:color w:val="FF0000"/>
          </w:rPr>
          <w:t xml:space="preserve">却</w:t>
        </w:r>
      </w:ins>
      <w:r>
        <w:rPr>
          <w:rFonts w:hint="eastAsia" w:ascii="宋体" w:hAnsi="宋体" w:eastAsia="宋体" w:cs="宋体"/>
          <w:color w:val="FF0000"/>
        </w:rPr>
        <w:t xml:space="preserve">难以</w:t>
      </w:r>
      <w:del w:id="101" w:author="Kiro润色" w:date="2026-06-17T00:00:00Z">
        <w:r>
          <w:rPr>
            <w:rFonts w:hint="eastAsia" w:ascii="宋体" w:hAnsi="宋体" w:eastAsia="宋体" w:cs="宋体"/>
            <w:color w:val="FF0000"/>
          </w:rPr>
          <w:delText xml:space="preserve">有效</w:delText>
        </w:r>
      </w:del>
      <w:r>
        <w:rPr>
          <w:rFonts w:hint="eastAsia" w:ascii="宋体" w:hAnsi="宋体" w:eastAsia="宋体" w:cs="宋体"/>
          <w:color w:val="FF0000"/>
        </w:rPr>
        <w:t xml:space="preserve">反映中医辨证思维过程的复杂性与非线性特征。</w:t>
      </w:r>
    </w:p>
    <w:p w14:paraId="64E9316D">
      <w:pPr>
        <w:pStyle w:val="5"/>
        <w:bidi w:val="0"/>
        <w:rPr>
          <w:rFonts w:hint="eastAsia" w:ascii="宋体" w:hAnsi="宋体" w:eastAsia="宋体" w:cs="宋体"/>
        </w:rPr>
      </w:pPr>
      <w:r>
        <w:rPr>
          <w:rFonts w:hint="eastAsia" w:ascii="宋体" w:hAnsi="宋体" w:eastAsia="宋体" w:cs="宋体"/>
        </w:rPr>
        <w:t>3.1.2 辨证思维与临床推理专项基准</w:t>
      </w:r>
    </w:p>
    <w:p w14:paraId="5730712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 xml:space="preserve">为深入评测</w:t>
      </w:r>
      <w:del w:id="102" w:author="Kiro润色" w:date="2026-06-17T00:00:00Z">
        <w:r>
          <w:rPr>
            <w:rFonts w:hint="eastAsia" w:ascii="宋体" w:hAnsi="宋体" w:eastAsia="宋体" w:cs="宋体"/>
            <w:color w:val="FF0000"/>
          </w:rPr>
          <w:delText xml:space="preserve">LLM</w:delText>
        </w:r>
      </w:del>
      <w:ins w:id="103" w:author="Kiro润色" w:date="2026-06-17T00:00:00Z">
        <w:r>
          <w:rPr>
            <w:rFonts w:hint="eastAsia" w:ascii="宋体" w:hAnsi="宋体" w:eastAsia="宋体" w:cs="宋体"/>
            <w:color w:val="FF0000"/>
          </w:rPr>
          <w:t xml:space="preserve">模型</w:t>
        </w:r>
      </w:ins>
      <w:r>
        <w:rPr>
          <w:rFonts w:hint="eastAsia" w:ascii="宋体" w:hAnsi="宋体" w:eastAsia="宋体" w:cs="宋体"/>
          <w:color w:val="FF0000"/>
        </w:rPr>
        <w:t xml:space="preserve">的中医临床思维</w:t>
      </w:r>
      <w:del w:id="104" w:author="Kiro润色" w:date="2026-06-17T00:00:00Z">
        <w:r>
          <w:rPr>
            <w:rFonts w:hint="eastAsia" w:ascii="宋体" w:hAnsi="宋体" w:eastAsia="宋体" w:cs="宋体"/>
            <w:color w:val="FF0000"/>
          </w:rPr>
          <w:delText xml:space="preserve">能力</w:delText>
        </w:r>
      </w:del>
      <w:r>
        <w:rPr>
          <w:rFonts w:hint="eastAsia" w:ascii="宋体" w:hAnsi="宋体" w:eastAsia="宋体" w:cs="宋体"/>
          <w:color w:val="FF0000"/>
        </w:rPr>
        <w:t xml:space="preserve">，研究者构建了</w:t>
      </w:r>
      <w:ins w:id="105" w:author="Kiro润色" w:date="2026-06-17T00:00:00Z">
        <w:r>
          <w:rPr>
            <w:rFonts w:hint="eastAsia" w:ascii="宋体" w:hAnsi="宋体" w:eastAsia="宋体" w:cs="宋体"/>
            <w:color w:val="FF0000"/>
          </w:rPr>
          <w:t xml:space="preserve">结构</w:t>
        </w:r>
      </w:ins>
      <w:r>
        <w:rPr>
          <w:rFonts w:hint="eastAsia" w:ascii="宋体" w:hAnsi="宋体" w:eastAsia="宋体" w:cs="宋体"/>
          <w:color w:val="FF0000"/>
        </w:rPr>
        <w:t xml:space="preserve">更</w:t>
      </w:r>
      <w:del w:id="106" w:author="Kiro润色" w:date="2026-06-17T00:00:00Z">
        <w:r>
          <w:rPr>
            <w:rFonts w:hint="eastAsia" w:ascii="宋体" w:hAnsi="宋体" w:eastAsia="宋体" w:cs="宋体"/>
            <w:color w:val="FF0000"/>
          </w:rPr>
          <w:delText xml:space="preserve">为</w:delText>
        </w:r>
      </w:del>
      <w:r>
        <w:rPr>
          <w:rFonts w:hint="eastAsia" w:ascii="宋体" w:hAnsi="宋体" w:eastAsia="宋体" w:cs="宋体"/>
          <w:color w:val="FF0000"/>
        </w:rPr>
        <w:t xml:space="preserve">复杂的数据集与评测范式</w:t>
      </w:r>
      <w:ins w:id="107" w:author="Kiro润色" w:date="2026-06-17T00:00:00Z">
        <w:r>
          <w:rPr>
            <w:rFonts w:hint="eastAsia" w:ascii="宋体" w:hAnsi="宋体" w:eastAsia="宋体" w:cs="宋体"/>
            <w:color w:val="FF0000"/>
          </w:rPr>
          <w:t xml:space="preserve">，核心思路是把辨证论治拆解为可评估的推理环节</w:t>
        </w:r>
      </w:ins>
      <w:r>
        <w:rPr>
          <w:rFonts w:hint="eastAsia" w:ascii="宋体" w:hAnsi="宋体" w:eastAsia="宋体" w:cs="宋体"/>
          <w:color w:val="FF0000"/>
        </w:rPr>
        <w:t xml:space="preserve">。</w:t>
      </w:r>
      <w:del w:id="108" w:author="Kiro润色" w:date="2026-06-17T00:00:00Z">
        <w:r>
          <w:rPr>
            <w:rFonts w:hint="eastAsia" w:ascii="宋体" w:hAnsi="宋体" w:eastAsia="宋体" w:cs="宋体"/>
            <w:color w:val="FF0000"/>
          </w:rPr>
          <w:delText xml:space="preserve">郝梦[6]</w:delText>
        </w:r>
      </w:del>
      <w:ins w:id="109" w:author="Kiro润色" w:date="2026-06-17T00:00:00Z">
        <w:r>
          <w:rPr>
            <w:rFonts w:hint="eastAsia" w:ascii="宋体" w:hAnsi="宋体" w:eastAsia="宋体" w:cs="宋体"/>
            <w:color w:val="FF0000"/>
          </w:rPr>
          <w:t xml:space="preserve">代表性工作</w:t>
        </w:r>
      </w:ins>
      <w:r>
        <w:rPr>
          <w:rFonts w:hint="eastAsia" w:ascii="宋体" w:hAnsi="宋体" w:eastAsia="宋体" w:cs="宋体"/>
          <w:color w:val="FF0000"/>
        </w:rPr>
        <w:t xml:space="preserve">将</w:t>
      </w:r>
      <w:del w:id="110" w:author="Kiro润色" w:date="2026-06-17T00:00:00Z">
        <w:r>
          <w:rPr>
            <w:rFonts w:hint="eastAsia" w:ascii="宋体" w:hAnsi="宋体" w:eastAsia="宋体" w:cs="宋体"/>
            <w:color w:val="FF0000"/>
          </w:rPr>
          <w:delText xml:space="preserve">中医</w:delText>
        </w:r>
      </w:del>
      <w:r>
        <w:rPr>
          <w:rFonts w:hint="eastAsia" w:ascii="宋体" w:hAnsi="宋体" w:eastAsia="宋体" w:cs="宋体"/>
          <w:color w:val="FF0000"/>
        </w:rPr>
        <w:t xml:space="preserve">辨证过程形式化为思维链（</w:t>
      </w:r>
      <w:del w:id="111" w:author="Kiro润色" w:date="2026-06-17T00:00:00Z">
        <w:r>
          <w:rPr>
            <w:rFonts w:hint="eastAsia" w:ascii="宋体" w:hAnsi="宋体" w:eastAsia="宋体" w:cs="宋体"/>
            <w:color w:val="FF0000"/>
          </w:rPr>
          <w:delText xml:space="preserve">C</w:delText>
        </w:r>
      </w:del>
      <w:ins w:id="112" w:author="Kiro润色" w:date="2026-06-17T00:00:00Z">
        <w:r>
          <w:rPr>
            <w:rFonts w:hint="eastAsia" w:ascii="宋体" w:hAnsi="宋体" w:eastAsia="宋体" w:cs="宋体"/>
            <w:color w:val="FF0000"/>
          </w:rPr>
          <w:t xml:space="preserve">c</w:t>
        </w:r>
      </w:ins>
      <w:r>
        <w:rPr>
          <w:rFonts w:hint="eastAsia" w:ascii="宋体" w:hAnsi="宋体" w:eastAsia="宋体" w:cs="宋体"/>
          <w:color w:val="FF0000"/>
        </w:rPr>
        <w:t xml:space="preserve">hain-of-</w:t>
      </w:r>
      <w:del w:id="113" w:author="Kiro润色" w:date="2026-06-17T00:00:00Z">
        <w:r>
          <w:rPr>
            <w:rFonts w:hint="eastAsia" w:ascii="宋体" w:hAnsi="宋体" w:eastAsia="宋体" w:cs="宋体"/>
            <w:color w:val="FF0000"/>
          </w:rPr>
          <w:delText xml:space="preserve">T</w:delText>
        </w:r>
      </w:del>
      <w:ins w:id="114" w:author="Kiro润色" w:date="2026-06-17T00:00:00Z">
        <w:r>
          <w:rPr>
            <w:rFonts w:hint="eastAsia" w:ascii="宋体" w:hAnsi="宋体" w:eastAsia="宋体" w:cs="宋体"/>
            <w:color w:val="FF0000"/>
          </w:rPr>
          <w:t xml:space="preserve">t</w:t>
        </w:r>
      </w:ins>
      <w:r>
        <w:rPr>
          <w:rFonts w:hint="eastAsia" w:ascii="宋体" w:hAnsi="宋体" w:eastAsia="宋体" w:cs="宋体"/>
          <w:color w:val="FF0000"/>
        </w:rPr>
        <w:t xml:space="preserve">hought），</w:t>
      </w:r>
      <w:del w:id="115" w:author="Kiro润色" w:date="2026-06-17T00:00:00Z">
        <w:r>
          <w:rPr>
            <w:rFonts w:hint="eastAsia" w:ascii="宋体" w:hAnsi="宋体" w:eastAsia="宋体" w:cs="宋体"/>
            <w:color w:val="FF0000"/>
          </w:rPr>
          <w:delText xml:space="preserve">包含</w:delText>
        </w:r>
      </w:del>
      <w:ins w:id="116" w:author="Kiro润色" w:date="2026-06-17T00:00:00Z">
        <w:r>
          <w:rPr>
            <w:rFonts w:hint="eastAsia" w:ascii="宋体" w:hAnsi="宋体" w:eastAsia="宋体" w:cs="宋体"/>
            <w:color w:val="FF0000"/>
          </w:rPr>
          <w:t xml:space="preserve">分为</w:t>
        </w:r>
      </w:ins>
      <w:r>
        <w:rPr>
          <w:rFonts w:hint="eastAsia" w:ascii="宋体" w:hAnsi="宋体" w:eastAsia="宋体" w:cs="宋体"/>
          <w:color w:val="FF0000"/>
        </w:rPr>
        <w:t xml:space="preserve">识别抽取、病机推断、证候推断</w:t>
      </w:r>
      <w:del w:id="117" w:author="Kiro润色" w:date="2026-06-17T00:00:00Z">
        <w:r>
          <w:rPr>
            <w:rFonts w:hint="eastAsia" w:ascii="宋体" w:hAnsi="宋体" w:eastAsia="宋体" w:cs="宋体"/>
            <w:color w:val="FF0000"/>
          </w:rPr>
          <w:delText xml:space="preserve">、</w:delText>
        </w:r>
      </w:del>
      <w:ins w:id="118"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解释总结四个环节，</w:t>
      </w:r>
      <w:del w:id="119" w:author="Kiro润色" w:date="2026-06-17T00:00:00Z">
        <w:r>
          <w:rPr>
            <w:rFonts w:hint="eastAsia" w:ascii="宋体" w:hAnsi="宋体" w:eastAsia="宋体" w:cs="宋体"/>
            <w:color w:val="FF0000"/>
          </w:rPr>
          <w:delText xml:space="preserve">建立了含</w:delText>
        </w:r>
      </w:del>
      <w:ins w:id="120" w:author="Kiro润色" w:date="2026-06-17T00:00:00Z">
        <w:r>
          <w:rPr>
            <w:rFonts w:hint="eastAsia" w:ascii="宋体" w:hAnsi="宋体" w:eastAsia="宋体" w:cs="宋体"/>
            <w:color w:val="FF0000"/>
          </w:rPr>
          <w:t xml:space="preserve">并配套</w:t>
        </w:r>
      </w:ins>
      <w:r>
        <w:rPr>
          <w:rFonts w:hint="eastAsia" w:ascii="宋体" w:hAnsi="宋体" w:eastAsia="宋体" w:cs="宋体"/>
          <w:color w:val="FF0000"/>
        </w:rPr>
        <w:t xml:space="preserve">900例标注病案</w:t>
      </w:r>
      <w:del w:id="121" w:author="Kiro润色" w:date="2026-06-17T00:00:00Z">
        <w:r>
          <w:rPr>
            <w:rFonts w:hint="eastAsia" w:ascii="宋体" w:hAnsi="宋体" w:eastAsia="宋体" w:cs="宋体"/>
            <w:color w:val="FF0000"/>
          </w:rPr>
          <w:delText xml:space="preserve">的数据集及</w:delText>
        </w:r>
      </w:del>
      <w:ins w:id="122"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四维量化评估体系</w:t>
      </w:r>
      <w:del w:id="123" w:author="Kiro润色" w:date="2026-06-17T00:00:00Z">
        <w:r>
          <w:rPr>
            <w:rFonts w:hint="eastAsia" w:ascii="宋体" w:hAnsi="宋体" w:eastAsia="宋体" w:cs="宋体"/>
            <w:color w:val="FF0000"/>
          </w:rPr>
          <w:delText xml:space="preserve">。Chen等</w:delText>
        </w:r>
      </w:del>
      <w:r>
        <w:rPr>
          <w:rFonts w:hint="eastAsia" w:ascii="宋体" w:hAnsi="宋体" w:eastAsia="宋体" w:cs="宋体"/>
          <w:color w:val="FF0000"/>
        </w:rPr>
        <w:t xml:space="preserve">[</w:t>
      </w:r>
      <w:del w:id="124" w:author="Kiro润色" w:date="2026-06-17T00:00:00Z">
        <w:r>
          <w:rPr>
            <w:rFonts w:hint="eastAsia" w:ascii="宋体" w:hAnsi="宋体" w:eastAsia="宋体" w:cs="宋体"/>
            <w:color w:val="FF0000"/>
          </w:rPr>
          <w:delText xml:space="preserve">7</w:delText>
        </w:r>
      </w:del>
      <w:ins w:id="125" w:author="Kiro润色" w:date="2026-06-17T00:00:00Z">
        <w:r>
          <w:rPr>
            <w:rFonts w:hint="eastAsia" w:ascii="宋体" w:hAnsi="宋体" w:eastAsia="宋体" w:cs="宋体"/>
            <w:color w:val="FF0000"/>
          </w:rPr>
          <w:t xml:space="preserve">6</w:t>
        </w:r>
      </w:ins>
      <w:r>
        <w:rPr>
          <w:rFonts w:hint="eastAsia" w:ascii="宋体" w:hAnsi="宋体" w:eastAsia="宋体" w:cs="宋体"/>
          <w:color w:val="FF0000"/>
        </w:rPr>
        <w:t xml:space="preserve">]</w:t>
      </w:r>
      <w:del w:id="126" w:author="Kiro润色" w:date="2026-06-17T00:00:00Z">
        <w:r>
          <w:rPr>
            <w:rFonts w:hint="eastAsia" w:ascii="宋体" w:hAnsi="宋体" w:eastAsia="宋体" w:cs="宋体"/>
            <w:color w:val="FF0000"/>
          </w:rPr>
          <w:delText xml:space="preserve">将</w:delText>
        </w:r>
      </w:del>
      <w:ins w:id="127" w:author="Kiro润色" w:date="2026-06-17T00:00:00Z">
        <w:r>
          <w:rPr>
            <w:rFonts w:hint="eastAsia" w:ascii="宋体" w:hAnsi="宋体" w:eastAsia="宋体" w:cs="宋体"/>
            <w:color w:val="FF0000"/>
          </w:rPr>
          <w:t xml:space="preserve">；与之相近的方案把</w:t>
        </w:r>
      </w:ins>
      <w:r>
        <w:rPr>
          <w:rFonts w:hint="eastAsia" w:ascii="宋体" w:hAnsi="宋体" w:eastAsia="宋体" w:cs="宋体"/>
          <w:color w:val="FF0000"/>
        </w:rPr>
        <w:t xml:space="preserve">辨证</w:t>
      </w:r>
      <w:del w:id="128" w:author="Kiro润色" w:date="2026-06-17T00:00:00Z">
        <w:r>
          <w:rPr>
            <w:rFonts w:hint="eastAsia" w:ascii="宋体" w:hAnsi="宋体" w:eastAsia="宋体" w:cs="宋体"/>
            <w:color w:val="FF0000"/>
          </w:rPr>
          <w:delText xml:space="preserve">能力分解</w:delText>
        </w:r>
      </w:del>
      <w:ins w:id="129" w:author="Kiro润色" w:date="2026-06-17T00:00:00Z">
        <w:r>
          <w:rPr>
            <w:rFonts w:hint="eastAsia" w:ascii="宋体" w:hAnsi="宋体" w:eastAsia="宋体" w:cs="宋体"/>
            <w:color w:val="FF0000"/>
          </w:rPr>
          <w:t xml:space="preserve">归纳</w:t>
        </w:r>
      </w:ins>
      <w:r>
        <w:rPr>
          <w:rFonts w:hint="eastAsia" w:ascii="宋体" w:hAnsi="宋体" w:eastAsia="宋体" w:cs="宋体"/>
          <w:color w:val="FF0000"/>
        </w:rPr>
        <w:t xml:space="preserve">为病机推断、证候推断</w:t>
      </w:r>
      <w:del w:id="130" w:author="Kiro润色" w:date="2026-06-17T00:00:00Z">
        <w:r>
          <w:rPr>
            <w:rFonts w:hint="eastAsia" w:ascii="宋体" w:hAnsi="宋体" w:eastAsia="宋体" w:cs="宋体"/>
            <w:color w:val="FF0000"/>
          </w:rPr>
          <w:delText xml:space="preserve">和</w:delText>
        </w:r>
      </w:del>
      <w:ins w:id="131"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诊疗建议三</w:t>
      </w:r>
      <w:del w:id="132" w:author="Kiro润色" w:date="2026-06-17T00:00:00Z">
        <w:r>
          <w:rPr>
            <w:rFonts w:hint="eastAsia" w:ascii="宋体" w:hAnsi="宋体" w:eastAsia="宋体" w:cs="宋体"/>
            <w:color w:val="FF0000"/>
          </w:rPr>
          <w:delText xml:space="preserve">个</w:delText>
        </w:r>
      </w:del>
      <w:ins w:id="133" w:author="Kiro润色" w:date="2026-06-17T00:00:00Z">
        <w:r>
          <w:rPr>
            <w:rFonts w:hint="eastAsia" w:ascii="宋体" w:hAnsi="宋体" w:eastAsia="宋体" w:cs="宋体"/>
            <w:color w:val="FF0000"/>
          </w:rPr>
          <w:t xml:space="preserve">项</w:t>
        </w:r>
      </w:ins>
      <w:r>
        <w:rPr>
          <w:rFonts w:hint="eastAsia" w:ascii="宋体" w:hAnsi="宋体" w:eastAsia="宋体" w:cs="宋体"/>
          <w:color w:val="FF0000"/>
        </w:rPr>
        <w:t xml:space="preserve">核心任务</w:t>
      </w:r>
      <w:del w:id="134" w:author="Kiro润色" w:date="2026-06-17T00:00:00Z">
        <w:r>
          <w:rPr>
            <w:rFonts w:hint="eastAsia" w:ascii="宋体" w:hAnsi="宋体" w:eastAsia="宋体" w:cs="宋体"/>
            <w:color w:val="FF0000"/>
          </w:rPr>
          <w:delText xml:space="preserve">，并构建了相应的</w:delText>
        </w:r>
      </w:del>
      <w:ins w:id="135" w:author="Kiro润色" w:date="2026-06-17T00:00:00Z">
        <w:r>
          <w:rPr>
            <w:rFonts w:hint="eastAsia" w:ascii="宋体" w:hAnsi="宋体" w:eastAsia="宋体" w:cs="宋体"/>
            <w:color w:val="FF0000"/>
          </w:rPr>
          <w:t xml:space="preserve">分别</w:t>
        </w:r>
      </w:ins>
      <w:r>
        <w:rPr>
          <w:rFonts w:hint="eastAsia" w:ascii="宋体" w:hAnsi="宋体" w:eastAsia="宋体" w:cs="宋体"/>
          <w:color w:val="FF0000"/>
        </w:rPr>
        <w:t xml:space="preserve">评估</w:t>
      </w:r>
      <w:del w:id="136" w:author="Kiro润色" w:date="2026-06-17T00:00:00Z">
        <w:r>
          <w:rPr>
            <w:rFonts w:hint="eastAsia" w:ascii="宋体" w:hAnsi="宋体" w:eastAsia="宋体" w:cs="宋体"/>
            <w:color w:val="FF0000"/>
          </w:rPr>
          <w:delText xml:space="preserve">数据集。DiagX-DT框架</w:delText>
        </w:r>
      </w:del>
      <w:r>
        <w:rPr>
          <w:rFonts w:hint="eastAsia" w:ascii="宋体" w:hAnsi="宋体" w:eastAsia="宋体" w:cs="宋体"/>
          <w:color w:val="FF0000"/>
        </w:rPr>
        <w:t xml:space="preserve">[</w:t>
      </w:r>
      <w:del w:id="137" w:author="Kiro润色" w:date="2026-06-17T00:00:00Z">
        <w:r>
          <w:rPr>
            <w:rFonts w:hint="eastAsia" w:ascii="宋体" w:hAnsi="宋体" w:eastAsia="宋体" w:cs="宋体"/>
            <w:color w:val="FF0000"/>
          </w:rPr>
          <w:delText xml:space="preserve">8</w:delText>
        </w:r>
      </w:del>
      <w:ins w:id="138" w:author="Kiro润色" w:date="2026-06-17T00:00:00Z">
        <w:r>
          <w:rPr>
            <w:rFonts w:hint="eastAsia" w:ascii="宋体" w:hAnsi="宋体" w:eastAsia="宋体" w:cs="宋体"/>
            <w:color w:val="FF0000"/>
          </w:rPr>
          <w:t xml:space="preserve">7</w:t>
        </w:r>
      </w:ins>
      <w:r>
        <w:rPr>
          <w:rFonts w:hint="eastAsia" w:ascii="宋体" w:hAnsi="宋体" w:eastAsia="宋体" w:cs="宋体"/>
          <w:color w:val="FF0000"/>
        </w:rPr>
        <w:t xml:space="preserve">]</w:t>
      </w:r>
      <w:ins w:id="139" w:author="Kiro润色" w:date="2026-06-17T00:00:00Z">
        <w:r>
          <w:rPr>
            <w:rFonts w:hint="eastAsia" w:ascii="宋体" w:hAnsi="宋体" w:eastAsia="宋体" w:cs="宋体"/>
            <w:color w:val="FF0000"/>
          </w:rPr>
          <w:t xml:space="preserve">，或</w:t>
        </w:r>
      </w:ins>
      <w:r>
        <w:rPr>
          <w:rFonts w:hint="eastAsia" w:ascii="宋体" w:hAnsi="宋体" w:eastAsia="宋体" w:cs="宋体"/>
          <w:color w:val="FF0000"/>
        </w:rPr>
        <w:t xml:space="preserve">在诊断选择数据集上融合辨证思维与排除推理</w:t>
      </w:r>
      <w:del w:id="140" w:author="Kiro润色" w:date="2026-06-17T00:00:00Z">
        <w:r>
          <w:rPr>
            <w:rFonts w:hint="eastAsia" w:ascii="宋体" w:hAnsi="宋体" w:eastAsia="宋体" w:cs="宋体"/>
            <w:color w:val="FF0000"/>
          </w:rPr>
          <w:delText xml:space="preserve">，旨在</w:delText>
        </w:r>
      </w:del>
      <w:ins w:id="141" w:author="Kiro润色" w:date="2026-06-17T00:00:00Z">
        <w:r>
          <w:rPr>
            <w:rFonts w:hint="eastAsia" w:ascii="宋体" w:hAnsi="宋体" w:eastAsia="宋体" w:cs="宋体"/>
            <w:color w:val="FF0000"/>
          </w:rPr>
          <w:t xml:space="preserve">以</w:t>
        </w:r>
      </w:ins>
      <w:r>
        <w:rPr>
          <w:rFonts w:hint="eastAsia" w:ascii="宋体" w:hAnsi="宋体" w:eastAsia="宋体" w:cs="宋体"/>
          <w:color w:val="FF0000"/>
        </w:rPr>
        <w:t xml:space="preserve">提升诊断准确性</w:t>
      </w:r>
      <w:ins w:id="142" w:author="Kiro润色" w:date="2026-06-17T00:00:00Z">
        <w:r>
          <w:rPr>
            <w:rFonts w:hint="eastAsia" w:ascii="宋体" w:hAnsi="宋体" w:eastAsia="宋体" w:cs="宋体"/>
            <w:color w:val="FF0000"/>
          </w:rPr>
          <w:t xml:space="preserve">[8]</w:t>
        </w:r>
      </w:ins>
      <w:r>
        <w:rPr>
          <w:rFonts w:hint="eastAsia" w:ascii="宋体" w:hAnsi="宋体" w:eastAsia="宋体" w:cs="宋体"/>
          <w:color w:val="FF0000"/>
        </w:rPr>
        <w:t xml:space="preserve">。近期评测</w:t>
      </w:r>
      <w:del w:id="143" w:author="Kiro润色" w:date="2026-06-17T00:00:00Z">
        <w:r>
          <w:rPr>
            <w:rFonts w:hint="eastAsia" w:ascii="宋体" w:hAnsi="宋体" w:eastAsia="宋体" w:cs="宋体"/>
            <w:color w:val="FF0000"/>
          </w:rPr>
          <w:delText xml:space="preserve">开始</w:delText>
        </w:r>
      </w:del>
      <w:ins w:id="144" w:author="Kiro润色" w:date="2026-06-17T00:00:00Z">
        <w:r>
          <w:rPr>
            <w:rFonts w:hint="eastAsia" w:ascii="宋体" w:hAnsi="宋体" w:eastAsia="宋体" w:cs="宋体"/>
            <w:color w:val="FF0000"/>
          </w:rPr>
          <w:t xml:space="preserve">进一步</w:t>
        </w:r>
      </w:ins>
      <w:r>
        <w:rPr>
          <w:rFonts w:hint="eastAsia" w:ascii="宋体" w:hAnsi="宋体" w:eastAsia="宋体" w:cs="宋体"/>
          <w:color w:val="FF0000"/>
        </w:rPr>
        <w:t xml:space="preserve">从静态病案</w:t>
      </w:r>
      <w:ins w:id="145" w:author="Kiro润色" w:date="2026-06-17T00:00:00Z">
        <w:r>
          <w:rPr>
            <w:rFonts w:hint="eastAsia" w:ascii="宋体" w:hAnsi="宋体" w:eastAsia="宋体" w:cs="宋体"/>
            <w:color w:val="FF0000"/>
          </w:rPr>
          <w:t xml:space="preserve">转</w:t>
        </w:r>
      </w:ins>
      <w:r>
        <w:rPr>
          <w:rFonts w:hint="eastAsia" w:ascii="宋体" w:hAnsi="宋体" w:eastAsia="宋体" w:cs="宋体"/>
          <w:color w:val="FF0000"/>
        </w:rPr>
        <w:t xml:space="preserve">向动态交互场景</w:t>
      </w:r>
      <w:del w:id="146" w:author="Kiro润色" w:date="2026-06-17T00:00:00Z">
        <w:r>
          <w:rPr>
            <w:rFonts w:hint="eastAsia" w:ascii="宋体" w:hAnsi="宋体" w:eastAsia="宋体" w:cs="宋体"/>
            <w:color w:val="FF0000"/>
          </w:rPr>
          <w:delText xml:space="preserve">过渡</w:delText>
        </w:r>
      </w:del>
      <w:r>
        <w:rPr>
          <w:rFonts w:hint="eastAsia" w:ascii="宋体" w:hAnsi="宋体" w:eastAsia="宋体" w:cs="宋体"/>
          <w:color w:val="FF0000"/>
        </w:rPr>
        <w:t xml:space="preserve">：</w:t>
      </w:r>
      <w:del w:id="147" w:author="Kiro润色" w:date="2026-06-17T00:00:00Z">
        <w:r>
          <w:rPr>
            <w:rFonts w:hint="eastAsia" w:ascii="宋体" w:hAnsi="宋体" w:eastAsia="宋体" w:cs="宋体"/>
            <w:color w:val="FF0000"/>
          </w:rPr>
          <w:delText xml:space="preserve">ATCMD-Bench</w:delText>
        </w:r>
      </w:del>
      <w:ins w:id="148" w:author="Kiro润色" w:date="2026-06-17T00:00:00Z">
        <w:r>
          <w:rPr>
            <w:rFonts w:hint="eastAsia" w:ascii="宋体" w:hAnsi="宋体" w:eastAsia="宋体" w:cs="宋体"/>
            <w:color w:val="FF0000"/>
          </w:rPr>
          <w:t xml:space="preserve">有研究</w:t>
        </w:r>
      </w:ins>
      <w:r>
        <w:rPr>
          <w:rFonts w:hint="eastAsia" w:ascii="宋体" w:hAnsi="宋体" w:eastAsia="宋体" w:cs="宋体"/>
          <w:color w:val="FF0000"/>
        </w:rPr>
        <w:t xml:space="preserve">采用多智能体模拟构建动态诊断环境[9]</w:t>
      </w:r>
      <w:del w:id="149" w:author="Kiro润色" w:date="2026-06-17T00:00:00Z">
        <w:r>
          <w:rPr>
            <w:rFonts w:hint="eastAsia" w:ascii="宋体" w:hAnsi="宋体" w:eastAsia="宋体" w:cs="宋体"/>
            <w:color w:val="FF0000"/>
          </w:rPr>
          <w:delText xml:space="preserve">；DCB</w:delText>
        </w:r>
      </w:del>
      <w:ins w:id="150" w:author="Kiro润色" w:date="2026-06-17T00:00:00Z">
        <w:r>
          <w:rPr>
            <w:rFonts w:hint="eastAsia" w:ascii="宋体" w:hAnsi="宋体" w:eastAsia="宋体" w:cs="宋体"/>
            <w:color w:val="FF0000"/>
          </w:rPr>
          <w:t xml:space="preserve">，也有研究</w:t>
        </w:r>
      </w:ins>
      <w:r>
        <w:rPr>
          <w:rFonts w:hint="eastAsia" w:ascii="宋体" w:hAnsi="宋体" w:eastAsia="宋体" w:cs="宋体"/>
          <w:color w:val="FF0000"/>
        </w:rPr>
        <w:t xml:space="preserve">覆盖问诊、辨证、处方、分析全流程</w:t>
      </w:r>
      <w:del w:id="151" w:author="Kiro润色" w:date="2026-06-17T00:00:00Z">
        <w:r>
          <w:rPr>
            <w:rFonts w:hint="eastAsia" w:ascii="宋体" w:hAnsi="宋体" w:eastAsia="宋体" w:cs="宋体"/>
            <w:color w:val="FF0000"/>
          </w:rPr>
          <w:delText xml:space="preserve">，</w:delText>
        </w:r>
      </w:del>
      <w:r>
        <w:rPr>
          <w:rFonts w:hint="eastAsia" w:ascii="宋体" w:hAnsi="宋体" w:eastAsia="宋体" w:cs="宋体"/>
          <w:color w:val="FF0000"/>
        </w:rPr>
        <w:t xml:space="preserve">并引入扰动</w:t>
      </w:r>
      <w:del w:id="152" w:author="Kiro润色" w:date="2026-06-17T00:00:00Z">
        <w:r>
          <w:rPr>
            <w:rFonts w:hint="eastAsia" w:ascii="宋体" w:hAnsi="宋体" w:eastAsia="宋体" w:cs="宋体"/>
            <w:color w:val="FF0000"/>
          </w:rPr>
          <w:delText xml:space="preserve">因素</w:delText>
        </w:r>
      </w:del>
      <w:r>
        <w:rPr>
          <w:rFonts w:hint="eastAsia" w:ascii="宋体" w:hAnsi="宋体" w:eastAsia="宋体" w:cs="宋体"/>
          <w:color w:val="FF0000"/>
        </w:rPr>
        <w:t xml:space="preserve">以</w:t>
      </w:r>
      <w:del w:id="153" w:author="Kiro润色" w:date="2026-06-17T00:00:00Z">
        <w:r>
          <w:rPr>
            <w:rFonts w:hint="eastAsia" w:ascii="宋体" w:hAnsi="宋体" w:eastAsia="宋体" w:cs="宋体"/>
            <w:color w:val="FF0000"/>
          </w:rPr>
          <w:delText xml:space="preserve">模拟</w:delText>
        </w:r>
      </w:del>
      <w:ins w:id="154" w:author="Kiro润色" w:date="2026-06-17T00:00:00Z">
        <w:r>
          <w:rPr>
            <w:rFonts w:hint="eastAsia" w:ascii="宋体" w:hAnsi="宋体" w:eastAsia="宋体" w:cs="宋体"/>
            <w:color w:val="FF0000"/>
          </w:rPr>
          <w:t xml:space="preserve">贴近</w:t>
        </w:r>
      </w:ins>
      <w:r>
        <w:rPr>
          <w:rFonts w:hint="eastAsia" w:ascii="宋体" w:hAnsi="宋体" w:eastAsia="宋体" w:cs="宋体"/>
          <w:color w:val="FF0000"/>
        </w:rPr>
        <w:t xml:space="preserve">真实接诊</w:t>
      </w:r>
      <w:del w:id="155" w:author="Kiro润色" w:date="2026-06-17T00:00:00Z">
        <w:r>
          <w:rPr>
            <w:rFonts w:hint="eastAsia" w:ascii="宋体" w:hAnsi="宋体" w:eastAsia="宋体" w:cs="宋体"/>
            <w:color w:val="FF0000"/>
          </w:rPr>
          <w:delText xml:space="preserve">场景</w:delText>
        </w:r>
      </w:del>
      <w:r>
        <w:rPr>
          <w:rFonts w:hint="eastAsia" w:ascii="宋体" w:hAnsi="宋体" w:eastAsia="宋体" w:cs="宋体"/>
          <w:color w:val="FF0000"/>
        </w:rPr>
        <w:t xml:space="preserve">[10]。</w:t>
      </w:r>
    </w:p>
    <w:p w14:paraId="79B49DF0">
      <w:pPr>
        <w:pStyle w:val="5"/>
        <w:bidi w:val="0"/>
        <w:rPr>
          <w:rFonts w:hint="eastAsia" w:ascii="宋体" w:hAnsi="宋体" w:eastAsia="宋体" w:cs="宋体"/>
        </w:rPr>
      </w:pPr>
      <w:r>
        <w:rPr>
          <w:rFonts w:hint="eastAsia" w:ascii="宋体" w:hAnsi="宋体" w:eastAsia="宋体" w:cs="宋体"/>
        </w:rPr>
        <w:t>3.1.3 安全与特定任务专项基准</w:t>
      </w:r>
    </w:p>
    <w:p w14:paraId="47284F41">
      <w:pPr>
        <w:rPr>
          <w:rFonts w:hint="eastAsia" w:ascii="宋体" w:hAnsi="宋体" w:eastAsia="宋体" w:cs="宋体"/>
        </w:rPr>
      </w:pPr>
    </w:p>
    <w:p w14:paraId="4682DCA9">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随着</w:t>
      </w:r>
      <w:del w:id="156" w:author="Kiro润色" w:date="2026-06-17T00:00:00Z">
        <w:r>
          <w:rPr>
            <w:rFonts w:hint="default" w:ascii="Times New Roman" w:hAnsi="Times New Roman" w:eastAsia="宋体" w:cs="Times New Roman"/>
            <w:color w:val="FF0000"/>
          </w:rPr>
          <w:delText xml:space="preserve">对模型</w:delText>
        </w:r>
      </w:del>
      <w:r>
        <w:rPr>
          <w:rFonts w:hint="default" w:ascii="Times New Roman" w:hAnsi="Times New Roman" w:eastAsia="宋体" w:cs="Times New Roman"/>
          <w:color w:val="FF0000"/>
        </w:rPr>
        <w:t xml:space="preserve">安全</w:t>
      </w:r>
      <w:del w:id="157" w:author="Kiro润色" w:date="2026-06-17T00:00:00Z">
        <w:r>
          <w:rPr>
            <w:rFonts w:hint="default" w:ascii="Times New Roman" w:hAnsi="Times New Roman" w:eastAsia="宋体" w:cs="Times New Roman"/>
            <w:color w:val="FF0000"/>
          </w:rPr>
          <w:delText xml:space="preserve">性的日益</w:delText>
        </w:r>
      </w:del>
      <w:ins w:id="158" w:author="Kiro润色" w:date="2026-06-17T00:00:00Z">
        <w:r>
          <w:rPr>
            <w:rFonts w:hint="default" w:ascii="Times New Roman" w:hAnsi="Times New Roman" w:eastAsia="宋体" w:cs="Times New Roman"/>
            <w:color w:val="FF0000"/>
          </w:rPr>
          <w:t xml:space="preserve">问题受到</w:t>
        </w:r>
      </w:ins>
      <w:r>
        <w:rPr>
          <w:rFonts w:hint="default" w:ascii="Times New Roman" w:hAnsi="Times New Roman" w:eastAsia="宋体" w:cs="Times New Roman"/>
          <w:color w:val="FF0000"/>
        </w:rPr>
        <w:t xml:space="preserve">重视，针对特定风险的专项基准陆续</w:t>
      </w:r>
      <w:del w:id="159" w:author="Kiro润色" w:date="2026-06-17T00:00:00Z">
        <w:r>
          <w:rPr>
            <w:rFonts w:hint="default" w:ascii="Times New Roman" w:hAnsi="Times New Roman" w:eastAsia="宋体" w:cs="Times New Roman"/>
            <w:color w:val="FF0000"/>
          </w:rPr>
          <w:delText xml:space="preserve">涌</w:delText>
        </w:r>
      </w:del>
      <w:ins w:id="160" w:author="Kiro润色" w:date="2026-06-17T00:00:00Z">
        <w:r>
          <w:rPr>
            <w:rFonts w:hint="default" w:ascii="Times New Roman" w:hAnsi="Times New Roman" w:eastAsia="宋体" w:cs="Times New Roman"/>
            <w:color w:val="FF0000"/>
          </w:rPr>
          <w:t xml:space="preserve">出</w:t>
        </w:r>
      </w:ins>
      <w:r>
        <w:rPr>
          <w:rFonts w:hint="default" w:ascii="Times New Roman" w:hAnsi="Times New Roman" w:eastAsia="宋体" w:cs="Times New Roman"/>
          <w:color w:val="FF0000"/>
        </w:rPr>
        <w:t xml:space="preserve">现。</w:t>
      </w:r>
      <w:del w:id="161" w:author="Kiro润色" w:date="2026-06-17T00:00:00Z">
        <w:r>
          <w:rPr>
            <w:rFonts w:hint="default" w:ascii="Times New Roman" w:hAnsi="Times New Roman" w:eastAsia="宋体" w:cs="Times New Roman"/>
            <w:color w:val="FF0000"/>
          </w:rPr>
          <w:delText xml:space="preserve">Zheng等[11]指出医学LLM存在</w:delText>
        </w:r>
      </w:del>
      <w:ins w:id="162" w:author="Kiro润色" w:date="2026-06-17T00:00:00Z">
        <w:r>
          <w:rPr>
            <w:rFonts w:hint="default" w:ascii="Times New Roman" w:hAnsi="Times New Roman" w:eastAsia="宋体" w:cs="Times New Roman"/>
            <w:color w:val="FF0000"/>
          </w:rPr>
          <w:t xml:space="preserve">一类工作聚焦</w:t>
        </w:r>
      </w:ins>
      <w:r>
        <w:rPr>
          <w:rFonts w:hint="default" w:ascii="Times New Roman" w:hAnsi="Times New Roman" w:eastAsia="宋体" w:cs="Times New Roman"/>
          <w:color w:val="FF0000"/>
        </w:rPr>
        <w:t xml:space="preserve">“正负向能力鸿沟”，</w:t>
      </w:r>
      <w:ins w:id="163" w:author="Kiro润色" w:date="2026-06-17T00:00:00Z">
        <w:r>
          <w:rPr>
            <w:rFonts w:hint="default" w:ascii="Times New Roman" w:hAnsi="Times New Roman" w:eastAsia="宋体" w:cs="Times New Roman"/>
            <w:color w:val="FF0000"/>
          </w:rPr>
          <w:t xml:space="preserve">即</w:t>
        </w:r>
      </w:ins>
      <w:r>
        <w:rPr>
          <w:rFonts w:hint="default" w:ascii="Times New Roman" w:hAnsi="Times New Roman" w:eastAsia="宋体" w:cs="Times New Roman"/>
          <w:color w:val="FF0000"/>
        </w:rPr>
        <w:t xml:space="preserve">模型善于选出正确答案</w:t>
      </w:r>
      <w:del w:id="164" w:author="Kiro润色" w:date="2026-06-17T00:00:00Z">
        <w:r>
          <w:rPr>
            <w:rFonts w:hint="default" w:ascii="Times New Roman" w:hAnsi="Times New Roman" w:eastAsia="宋体" w:cs="Times New Roman"/>
            <w:color w:val="FF0000"/>
          </w:rPr>
          <w:delText xml:space="preserve">，</w:delText>
        </w:r>
      </w:del>
      <w:ins w:id="165" w:author="Kiro润色" w:date="2026-06-17T00:00:00Z">
        <w:r>
          <w:rPr>
            <w:rFonts w:hint="default" w:ascii="Times New Roman" w:hAnsi="Times New Roman" w:eastAsia="宋体" w:cs="Times New Roman"/>
            <w:color w:val="FF0000"/>
          </w:rPr>
          <w:t xml:space="preserve">、</w:t>
        </w:r>
      </w:ins>
      <w:r>
        <w:rPr>
          <w:rFonts w:hint="default" w:ascii="Times New Roman" w:hAnsi="Times New Roman" w:eastAsia="宋体" w:cs="Times New Roman"/>
          <w:color w:val="FF0000"/>
        </w:rPr>
        <w:t xml:space="preserve">却难以识别错误信息，</w:t>
      </w:r>
      <w:ins w:id="166" w:author="Kiro润色" w:date="2026-06-17T00:00:00Z">
        <w:r>
          <w:rPr>
            <w:rFonts w:hint="default" w:ascii="Times New Roman" w:hAnsi="Times New Roman" w:eastAsia="宋体" w:cs="Times New Roman"/>
            <w:color w:val="FF0000"/>
          </w:rPr>
          <w:t xml:space="preserve">并</w:t>
        </w:r>
      </w:ins>
      <w:r>
        <w:rPr>
          <w:rFonts w:hint="default" w:ascii="Times New Roman" w:hAnsi="Times New Roman" w:eastAsia="宋体" w:cs="Times New Roman"/>
          <w:color w:val="FF0000"/>
        </w:rPr>
        <w:t xml:space="preserve">据此设计了</w:t>
      </w:r>
      <w:del w:id="167" w:author="Kiro润色" w:date="2026-06-17T00:00:00Z">
        <w:r>
          <w:rPr>
            <w:rFonts w:hint="default" w:ascii="Times New Roman" w:hAnsi="Times New Roman" w:eastAsia="宋体" w:cs="Times New Roman"/>
            <w:color w:val="FF0000"/>
          </w:rPr>
          <w:delText xml:space="preserve">包含</w:delText>
        </w:r>
      </w:del>
      <w:r>
        <w:rPr>
          <w:rFonts w:hint="default" w:ascii="Times New Roman" w:hAnsi="Times New Roman" w:eastAsia="宋体" w:cs="Times New Roman"/>
          <w:color w:val="FF0000"/>
        </w:rPr>
        <w:t xml:space="preserve">标准题、错误选项</w:t>
      </w:r>
      <w:del w:id="168" w:author="Kiro润色" w:date="2026-06-17T00:00:00Z">
        <w:r>
          <w:rPr>
            <w:rFonts w:hint="default" w:ascii="Times New Roman" w:hAnsi="Times New Roman" w:eastAsia="宋体" w:cs="Times New Roman"/>
            <w:color w:val="FF0000"/>
          </w:rPr>
          <w:delText xml:space="preserve">测试</w:delText>
        </w:r>
      </w:del>
      <w:r>
        <w:rPr>
          <w:rFonts w:hint="default" w:ascii="Times New Roman" w:hAnsi="Times New Roman" w:eastAsia="宋体" w:cs="Times New Roman"/>
          <w:color w:val="FF0000"/>
        </w:rPr>
        <w:t xml:space="preserve">、误导性引导</w:t>
      </w:r>
      <w:del w:id="169" w:author="Kiro润色" w:date="2026-06-17T00:00:00Z">
        <w:r>
          <w:rPr>
            <w:rFonts w:hint="default" w:ascii="Times New Roman" w:hAnsi="Times New Roman" w:eastAsia="宋体" w:cs="Times New Roman"/>
            <w:color w:val="FF0000"/>
          </w:rPr>
          <w:delText xml:space="preserve">测试及</w:delText>
        </w:r>
      </w:del>
      <w:ins w:id="170" w:author="Kiro润色" w:date="2026-06-17T00:00:00Z">
        <w:r>
          <w:rPr>
            <w:rFonts w:hint="default" w:ascii="Times New Roman" w:hAnsi="Times New Roman" w:eastAsia="宋体" w:cs="Times New Roman"/>
            <w:color w:val="FF0000"/>
          </w:rPr>
          <w:t xml:space="preserve">与</w:t>
        </w:r>
      </w:ins>
      <w:r>
        <w:rPr>
          <w:rFonts w:hint="default" w:ascii="Times New Roman" w:hAnsi="Times New Roman" w:eastAsia="宋体" w:cs="Times New Roman"/>
          <w:color w:val="FF0000"/>
        </w:rPr>
        <w:t xml:space="preserve">虚构实体</w:t>
      </w:r>
      <w:ins w:id="171" w:author="Kiro润色" w:date="2026-06-17T00:00:00Z">
        <w:r>
          <w:rPr>
            <w:rFonts w:hint="default" w:ascii="Times New Roman" w:hAnsi="Times New Roman" w:eastAsia="宋体" w:cs="Times New Roman"/>
            <w:color w:val="FF0000"/>
          </w:rPr>
          <w:t xml:space="preserve">四种</w:t>
        </w:r>
      </w:ins>
      <w:r>
        <w:rPr>
          <w:rFonts w:hint="default" w:ascii="Times New Roman" w:hAnsi="Times New Roman" w:eastAsia="宋体" w:cs="Times New Roman"/>
          <w:color w:val="FF0000"/>
        </w:rPr>
        <w:t xml:space="preserve">测试</w:t>
      </w:r>
      <w:del w:id="172" w:author="Kiro润色" w:date="2026-06-17T00:00:00Z">
        <w:r>
          <w:rPr>
            <w:rFonts w:hint="default" w:ascii="Times New Roman" w:hAnsi="Times New Roman" w:eastAsia="宋体" w:cs="Times New Roman"/>
            <w:color w:val="FF0000"/>
          </w:rPr>
          <w:delText xml:space="preserve">四种</w:delText>
        </w:r>
      </w:del>
      <w:r>
        <w:rPr>
          <w:rFonts w:hint="default" w:ascii="Times New Roman" w:hAnsi="Times New Roman" w:eastAsia="宋体" w:cs="Times New Roman"/>
          <w:color w:val="FF0000"/>
        </w:rPr>
        <w:t xml:space="preserve">范式</w:t>
      </w:r>
      <w:del w:id="173" w:author="Kiro润色" w:date="2026-06-17T00:00:00Z">
        <w:r>
          <w:rPr>
            <w:rFonts w:hint="default" w:ascii="Times New Roman" w:hAnsi="Times New Roman" w:eastAsia="宋体" w:cs="Times New Roman"/>
            <w:color w:val="FF0000"/>
          </w:rPr>
          <w:delText xml:space="preserve">的安全评估框架。Wang等</w:delText>
        </w:r>
      </w:del>
      <w:r>
        <w:rPr>
          <w:rFonts w:hint="default" w:ascii="Times New Roman" w:hAnsi="Times New Roman" w:eastAsia="宋体" w:cs="Times New Roman"/>
          <w:color w:val="FF0000"/>
        </w:rPr>
        <w:t xml:space="preserve">[1</w:t>
      </w:r>
      <w:del w:id="174" w:author="Kiro润色" w:date="2026-06-17T00:00:00Z">
        <w:r>
          <w:rPr>
            <w:rFonts w:hint="default" w:ascii="Times New Roman" w:hAnsi="Times New Roman" w:eastAsia="宋体" w:cs="Times New Roman"/>
            <w:color w:val="FF0000"/>
          </w:rPr>
          <w:delText xml:space="preserve">2</w:delText>
        </w:r>
      </w:del>
      <w:ins w:id="175" w:author="Kiro润色" w:date="2026-06-17T00:00:00Z">
        <w:r>
          <w:rPr>
            <w:rFonts w:hint="default" w:ascii="Times New Roman" w:hAnsi="Times New Roman" w:eastAsia="宋体" w:cs="Times New Roman"/>
            <w:color w:val="FF0000"/>
          </w:rPr>
          <w:t xml:space="preserve">1</w:t>
        </w:r>
      </w:ins>
      <w:r>
        <w:rPr>
          <w:rFonts w:hint="default" w:ascii="Times New Roman" w:hAnsi="Times New Roman" w:eastAsia="宋体" w:cs="Times New Roman"/>
          <w:color w:val="FF0000"/>
        </w:rPr>
        <w:t xml:space="preserve">]</w:t>
      </w:r>
      <w:ins w:id="176" w:author="Kiro润色" w:date="2026-06-17T00:00:00Z">
        <w:r>
          <w:rPr>
            <w:rFonts w:hint="default" w:ascii="Times New Roman" w:hAnsi="Times New Roman" w:eastAsia="宋体" w:cs="Times New Roman"/>
            <w:color w:val="FF0000"/>
          </w:rPr>
          <w:t xml:space="preserve">。另一类</w:t>
        </w:r>
      </w:ins>
      <w:r>
        <w:rPr>
          <w:rFonts w:hint="default" w:ascii="Times New Roman" w:hAnsi="Times New Roman" w:eastAsia="宋体" w:cs="Times New Roman"/>
          <w:color w:val="FF0000"/>
        </w:rPr>
        <w:t xml:space="preserve">面向</w:t>
      </w:r>
      <w:ins w:id="177" w:author="Kiro润色" w:date="2026-06-17T00:00:00Z">
        <w:r>
          <w:rPr>
            <w:rFonts w:hint="default" w:ascii="Times New Roman" w:hAnsi="Times New Roman" w:eastAsia="宋体" w:cs="Times New Roman"/>
            <w:color w:val="FF0000"/>
          </w:rPr>
          <w:t xml:space="preserve">高风险的</w:t>
        </w:r>
      </w:ins>
      <w:r>
        <w:rPr>
          <w:rFonts w:hint="default" w:ascii="Times New Roman" w:hAnsi="Times New Roman" w:eastAsia="宋体" w:cs="Times New Roman"/>
          <w:color w:val="FF0000"/>
        </w:rPr>
        <w:t xml:space="preserve">中药处方审核</w:t>
      </w:r>
      <w:del w:id="178" w:author="Kiro润色" w:date="2026-06-17T00:00:00Z">
        <w:r>
          <w:rPr>
            <w:rFonts w:hint="default" w:ascii="Times New Roman" w:hAnsi="Times New Roman" w:eastAsia="宋体" w:cs="Times New Roman"/>
            <w:color w:val="FF0000"/>
          </w:rPr>
          <w:delText xml:space="preserve">这一高风险场景</w:delText>
        </w:r>
      </w:del>
      <w:r>
        <w:rPr>
          <w:rFonts w:hint="default" w:ascii="Times New Roman" w:hAnsi="Times New Roman" w:eastAsia="宋体" w:cs="Times New Roman"/>
          <w:color w:val="FF0000"/>
        </w:rPr>
        <w:t xml:space="preserve">，</w:t>
      </w:r>
      <w:del w:id="179" w:author="Kiro润色" w:date="2026-06-17T00:00:00Z">
        <w:r>
          <w:rPr>
            <w:rFonts w:hint="default" w:ascii="Times New Roman" w:hAnsi="Times New Roman" w:eastAsia="宋体" w:cs="Times New Roman"/>
            <w:color w:val="FF0000"/>
          </w:rPr>
          <w:delText xml:space="preserve">构建了TCMEval-PA基准，涵盖</w:delText>
        </w:r>
      </w:del>
      <w:ins w:id="180" w:author="Kiro润色" w:date="2026-06-17T00:00:00Z">
        <w:r>
          <w:rPr>
            <w:rFonts w:hint="default" w:ascii="Times New Roman" w:hAnsi="Times New Roman" w:eastAsia="宋体" w:cs="Times New Roman"/>
            <w:color w:val="FF0000"/>
          </w:rPr>
          <w:t xml:space="preserve">从</w:t>
        </w:r>
      </w:ins>
      <w:r>
        <w:rPr>
          <w:rFonts w:hint="default" w:ascii="Times New Roman" w:hAnsi="Times New Roman" w:eastAsia="宋体" w:cs="Times New Roman"/>
          <w:color w:val="FF0000"/>
        </w:rPr>
        <w:t xml:space="preserve">处方规范性、适宜性等</w:t>
      </w:r>
      <w:ins w:id="181" w:author="Kiro润色" w:date="2026-06-17T00:00:00Z">
        <w:r>
          <w:rPr>
            <w:rFonts w:hint="default" w:ascii="Times New Roman" w:hAnsi="Times New Roman" w:eastAsia="宋体" w:cs="Times New Roman"/>
            <w:color w:val="FF0000"/>
          </w:rPr>
          <w:t xml:space="preserve">维度构建了专门的</w:t>
        </w:r>
      </w:ins>
      <w:r>
        <w:rPr>
          <w:rFonts w:hint="default" w:ascii="Times New Roman" w:hAnsi="Times New Roman" w:eastAsia="宋体" w:cs="Times New Roman"/>
          <w:color w:val="FF0000"/>
        </w:rPr>
        <w:t xml:space="preserve">安全</w:t>
      </w:r>
      <w:del w:id="182" w:author="Kiro润色" w:date="2026-06-17T00:00:00Z">
        <w:r>
          <w:rPr>
            <w:rFonts w:hint="default" w:ascii="Times New Roman" w:hAnsi="Times New Roman" w:eastAsia="宋体" w:cs="Times New Roman"/>
            <w:color w:val="FF0000"/>
          </w:rPr>
          <w:delText xml:space="preserve">维度。TCM-Align框架</w:delText>
        </w:r>
      </w:del>
      <w:ins w:id="183" w:author="Kiro润色" w:date="2026-06-17T00:00:00Z">
        <w:r>
          <w:rPr>
            <w:rFonts w:hint="default" w:ascii="Times New Roman" w:hAnsi="Times New Roman" w:eastAsia="宋体" w:cs="Times New Roman"/>
            <w:color w:val="FF0000"/>
          </w:rPr>
          <w:t xml:space="preserve">评测基准</w:t>
        </w:r>
      </w:ins>
      <w:r>
        <w:rPr>
          <w:rFonts w:hint="default" w:ascii="Times New Roman" w:hAnsi="Times New Roman" w:eastAsia="宋体" w:cs="Times New Roman"/>
          <w:color w:val="FF0000"/>
        </w:rPr>
        <w:t xml:space="preserve">[1</w:t>
      </w:r>
      <w:del w:id="184" w:author="Kiro润色" w:date="2026-06-17T00:00:00Z">
        <w:r>
          <w:rPr>
            <w:rFonts w:hint="default" w:ascii="Times New Roman" w:hAnsi="Times New Roman" w:eastAsia="宋体" w:cs="Times New Roman"/>
            <w:color w:val="FF0000"/>
          </w:rPr>
          <w:delText xml:space="preserve">3</w:delText>
        </w:r>
      </w:del>
      <w:ins w:id="185" w:author="Kiro润色" w:date="2026-06-17T00:00:00Z">
        <w:r>
          <w:rPr>
            <w:rFonts w:hint="default" w:ascii="Times New Roman" w:hAnsi="Times New Roman" w:eastAsia="宋体" w:cs="Times New Roman"/>
            <w:color w:val="FF0000"/>
          </w:rPr>
          <w:t xml:space="preserve">2</w:t>
        </w:r>
      </w:ins>
      <w:r>
        <w:rPr>
          <w:rFonts w:hint="default" w:ascii="Times New Roman" w:hAnsi="Times New Roman" w:eastAsia="宋体" w:cs="Times New Roman"/>
          <w:color w:val="FF0000"/>
        </w:rPr>
        <w:t xml:space="preserve">]</w:t>
      </w:r>
      <w:del w:id="186" w:author="Kiro润色" w:date="2026-06-17T00:00:00Z">
        <w:r>
          <w:rPr>
            <w:rFonts w:hint="default" w:ascii="Times New Roman" w:hAnsi="Times New Roman" w:eastAsia="宋体" w:cs="Times New Roman"/>
            <w:color w:val="FF0000"/>
          </w:rPr>
          <w:delText xml:space="preserve">可从</w:delText>
        </w:r>
      </w:del>
      <w:ins w:id="187" w:author="Kiro润色" w:date="2026-06-17T00:00:00Z">
        <w:r>
          <w:rPr>
            <w:rFonts w:hint="default" w:ascii="Times New Roman" w:hAnsi="Times New Roman" w:eastAsia="宋体" w:cs="Times New Roman"/>
            <w:color w:val="FF0000"/>
          </w:rPr>
          <w:t xml:space="preserve">。还有研究面向</w:t>
        </w:r>
      </w:ins>
      <w:r>
        <w:rPr>
          <w:rFonts w:hint="default" w:ascii="Times New Roman" w:hAnsi="Times New Roman" w:eastAsia="宋体" w:cs="Times New Roman"/>
          <w:color w:val="FF0000"/>
        </w:rPr>
        <w:t xml:space="preserve">教</w:t>
      </w:r>
      <w:del w:id="188" w:author="Kiro润色" w:date="2026-06-17T00:00:00Z">
        <w:r>
          <w:rPr>
            <w:rFonts w:hint="default" w:ascii="Times New Roman" w:hAnsi="Times New Roman" w:eastAsia="宋体" w:cs="Times New Roman"/>
            <w:color w:val="FF0000"/>
          </w:rPr>
          <w:delText xml:space="preserve">材</w:delText>
        </w:r>
      </w:del>
      <w:ins w:id="189" w:author="Kiro润色" w:date="2026-06-17T00:00:00Z">
        <w:r>
          <w:rPr>
            <w:rFonts w:hint="default" w:ascii="Times New Roman" w:hAnsi="Times New Roman" w:eastAsia="宋体" w:cs="Times New Roman"/>
            <w:color w:val="FF0000"/>
          </w:rPr>
          <w:t xml:space="preserve">育应用，</w:t>
        </w:r>
      </w:ins>
      <w:r>
        <w:rPr>
          <w:rFonts w:hint="default" w:ascii="Times New Roman" w:hAnsi="Times New Roman" w:eastAsia="宋体" w:cs="Times New Roman"/>
          <w:color w:val="FF0000"/>
        </w:rPr>
        <w:t xml:space="preserve">自动生成与课程大纲对齐的多项选择题，并设计含源一致性准确度在内的</w:t>
      </w:r>
      <w:del w:id="190" w:author="Kiro润色" w:date="2026-06-17T00:00:00Z">
        <w:r>
          <w:rPr>
            <w:rFonts w:hint="default" w:ascii="Times New Roman" w:hAnsi="Times New Roman" w:eastAsia="宋体" w:cs="Times New Roman"/>
            <w:color w:val="FF0000"/>
          </w:rPr>
          <w:delText xml:space="preserve">六</w:delText>
        </w:r>
      </w:del>
      <w:ins w:id="191" w:author="Kiro润色" w:date="2026-06-17T00:00:00Z">
        <w:r>
          <w:rPr>
            <w:rFonts w:hint="default" w:ascii="Times New Roman" w:hAnsi="Times New Roman" w:eastAsia="宋体" w:cs="Times New Roman"/>
            <w:color w:val="FF0000"/>
          </w:rPr>
          <w:t xml:space="preserve">多</w:t>
        </w:r>
      </w:ins>
      <w:r>
        <w:rPr>
          <w:rFonts w:hint="default" w:ascii="Times New Roman" w:hAnsi="Times New Roman" w:eastAsia="宋体" w:cs="Times New Roman"/>
          <w:color w:val="FF0000"/>
        </w:rPr>
        <w:t xml:space="preserve">项指标</w:t>
      </w:r>
      <w:del w:id="192" w:author="Kiro润色" w:date="2026-06-17T00:00:00Z">
        <w:r>
          <w:rPr>
            <w:rFonts w:hint="default" w:ascii="Times New Roman" w:hAnsi="Times New Roman" w:eastAsia="宋体" w:cs="Times New Roman"/>
            <w:color w:val="FF0000"/>
          </w:rPr>
          <w:delText xml:space="preserve">，为教育应用提供数据生成与评测工具</w:delText>
        </w:r>
      </w:del>
      <w:ins w:id="193" w:author="Kiro润色" w:date="2026-06-17T00:00:00Z">
        <w:r>
          <w:rPr>
            <w:rFonts w:hint="default" w:ascii="Times New Roman" w:hAnsi="Times New Roman" w:eastAsia="宋体" w:cs="Times New Roman"/>
            <w:color w:val="FF0000"/>
          </w:rPr>
          <w:t xml:space="preserve">[13]</w:t>
        </w:r>
      </w:ins>
      <w:r>
        <w:rPr>
          <w:rFonts w:hint="default" w:ascii="Times New Roman" w:hAnsi="Times New Roman" w:eastAsia="宋体" w:cs="Times New Roman"/>
          <w:color w:val="FF0000"/>
        </w:rPr>
        <w:t xml:space="preserve">。</w:t>
      </w:r>
    </w:p>
    <w:p w14:paraId="47D68DB7">
      <w:pPr>
        <w:pStyle w:val="5"/>
        <w:bidi w:val="0"/>
        <w:rPr>
          <w:rFonts w:hint="eastAsia" w:ascii="宋体" w:hAnsi="宋体" w:eastAsia="宋体" w:cs="宋体"/>
        </w:rPr>
      </w:pPr>
      <w:r>
        <w:rPr>
          <w:rFonts w:hint="eastAsia" w:ascii="宋体" w:hAnsi="宋体" w:eastAsia="宋体" w:cs="宋体"/>
        </w:rPr>
        <w:t>3.1.4 古汉语理解与多模态探索基准</w:t>
      </w:r>
    </w:p>
    <w:p w14:paraId="32780617">
      <w:pPr>
        <w:spacing w:line="360" w:lineRule="auto"/>
        <w:ind w:firstLine="440" w:firstLineChars="200"/>
        <w:jc w:val="both"/>
        <w:rPr>
          <w:rFonts w:hint="eastAsia" w:ascii="宋体" w:hAnsi="宋体" w:eastAsia="宋体" w:cs="宋体"/>
        </w:rPr>
      </w:pPr>
      <w:r>
        <w:rPr>
          <w:rFonts w:hint="default" w:ascii="Times New Roman" w:hAnsi="Times New Roman" w:eastAsia="宋体" w:cs="Times New Roman"/>
          <w:color w:val="FF0000"/>
        </w:rPr>
        <w:t xml:space="preserve">大量中医药知识以文言文形式</w:t>
      </w:r>
      <w:ins w:id="194" w:author="Kiro润色" w:date="2026-06-17T00:00:00Z">
        <w:r>
          <w:rPr>
            <w:rFonts w:hint="default" w:ascii="Times New Roman" w:hAnsi="Times New Roman" w:eastAsia="宋体" w:cs="Times New Roman"/>
            <w:color w:val="FF0000"/>
          </w:rPr>
          <w:t xml:space="preserve">保</w:t>
        </w:r>
      </w:ins>
      <w:r>
        <w:rPr>
          <w:rFonts w:hint="default" w:ascii="Times New Roman" w:hAnsi="Times New Roman" w:eastAsia="宋体" w:cs="Times New Roman"/>
          <w:color w:val="FF0000"/>
        </w:rPr>
        <w:t xml:space="preserve">存于古籍</w:t>
      </w:r>
      <w:del w:id="195" w:author="Kiro润色" w:date="2026-06-17T00:00:00Z">
        <w:r>
          <w:rPr>
            <w:rFonts w:hint="default" w:ascii="Times New Roman" w:hAnsi="Times New Roman" w:eastAsia="宋体" w:cs="Times New Roman"/>
            <w:color w:val="FF0000"/>
          </w:rPr>
          <w:delText xml:space="preserve">之中</w:delText>
        </w:r>
      </w:del>
      <w:r>
        <w:rPr>
          <w:rFonts w:hint="default" w:ascii="Times New Roman" w:hAnsi="Times New Roman" w:eastAsia="宋体" w:cs="Times New Roman"/>
          <w:color w:val="FF0000"/>
        </w:rPr>
        <w:t xml:space="preserve">，对</w:t>
      </w:r>
      <w:del w:id="196" w:author="Kiro润色" w:date="2026-06-17T00:00:00Z">
        <w:r>
          <w:rPr>
            <w:rFonts w:hint="default" w:ascii="Times New Roman" w:hAnsi="Times New Roman" w:eastAsia="宋体" w:cs="Times New Roman"/>
            <w:color w:val="FF0000"/>
          </w:rPr>
          <w:delText xml:space="preserve">LLM</w:delText>
        </w:r>
      </w:del>
      <w:ins w:id="197" w:author="Kiro润色" w:date="2026-06-17T00:00:00Z">
        <w:r>
          <w:rPr>
            <w:rFonts w:hint="default" w:ascii="Times New Roman" w:hAnsi="Times New Roman" w:eastAsia="宋体" w:cs="Times New Roman"/>
            <w:color w:val="FF0000"/>
          </w:rPr>
          <w:t xml:space="preserve">模型</w:t>
        </w:r>
      </w:ins>
      <w:r>
        <w:rPr>
          <w:rFonts w:hint="default" w:ascii="Times New Roman" w:hAnsi="Times New Roman" w:eastAsia="宋体" w:cs="Times New Roman"/>
          <w:color w:val="FF0000"/>
        </w:rPr>
        <w:t xml:space="preserve">的古汉语理解能力提出特殊要求。</w:t>
      </w:r>
      <w:del w:id="198" w:author="Kiro润色" w:date="2026-06-17T00:00:00Z">
        <w:r>
          <w:rPr>
            <w:rFonts w:hint="default" w:ascii="Times New Roman" w:hAnsi="Times New Roman" w:eastAsia="宋体" w:cs="Times New Roman"/>
            <w:color w:val="FF0000"/>
          </w:rPr>
          <w:delText xml:space="preserve">赵尚卿等[14]提出的“</w:delText>
        </w:r>
      </w:del>
      <w:r>
        <w:rPr>
          <w:rFonts w:hint="default" w:ascii="Times New Roman" w:hAnsi="Times New Roman" w:eastAsia="宋体" w:cs="Times New Roman"/>
          <w:color w:val="FF0000"/>
        </w:rPr>
        <w:t xml:space="preserve">负屃</w:t>
      </w:r>
      <w:del w:id="199" w:author="Kiro润色" w:date="2026-06-17T00:00:00Z">
        <w:r>
          <w:rPr>
            <w:rFonts w:hint="default" w:ascii="Times New Roman" w:hAnsi="Times New Roman" w:eastAsia="宋体" w:cs="Times New Roman"/>
            <w:color w:val="FF0000"/>
          </w:rPr>
          <w:delText xml:space="preserve">”</w:delText>
        </w:r>
      </w:del>
      <w:r>
        <w:rPr>
          <w:rFonts w:hint="default" w:ascii="Times New Roman" w:hAnsi="Times New Roman" w:eastAsia="宋体" w:cs="Times New Roman"/>
          <w:color w:val="FF0000"/>
        </w:rPr>
        <w:t xml:space="preserve">基准</w:t>
      </w:r>
      <w:ins w:id="200" w:author="Kiro润色" w:date="2026-06-17T00:00:00Z">
        <w:r>
          <w:rPr>
            <w:rFonts w:hint="default" w:ascii="Times New Roman" w:hAnsi="Times New Roman" w:eastAsia="宋体" w:cs="Times New Roman"/>
            <w:color w:val="FF0000"/>
          </w:rPr>
          <w:t xml:space="preserve">针对这一问题</w:t>
        </w:r>
      </w:ins>
      <w:r>
        <w:rPr>
          <w:rFonts w:hint="default" w:ascii="Times New Roman" w:hAnsi="Times New Roman" w:eastAsia="宋体" w:cs="Times New Roman"/>
          <w:color w:val="FF0000"/>
        </w:rPr>
        <w:t xml:space="preserve">评估了</w:t>
      </w:r>
      <w:del w:id="201" w:author="Kiro润色" w:date="2026-06-17T00:00:00Z">
        <w:r>
          <w:rPr>
            <w:rFonts w:hint="default" w:ascii="Times New Roman" w:hAnsi="Times New Roman" w:eastAsia="宋体" w:cs="Times New Roman"/>
            <w:color w:val="FF0000"/>
          </w:rPr>
          <w:delText xml:space="preserve">LLM</w:delText>
        </w:r>
      </w:del>
      <w:ins w:id="202" w:author="Kiro润色" w:date="2026-06-17T00:00:00Z">
        <w:r>
          <w:rPr>
            <w:rFonts w:hint="default" w:ascii="Times New Roman" w:hAnsi="Times New Roman" w:eastAsia="宋体" w:cs="Times New Roman"/>
            <w:color w:val="FF0000"/>
          </w:rPr>
          <w:t xml:space="preserve">模型</w:t>
        </w:r>
      </w:ins>
      <w:r>
        <w:rPr>
          <w:rFonts w:hint="default" w:ascii="Times New Roman" w:hAnsi="Times New Roman" w:eastAsia="宋体" w:cs="Times New Roman"/>
          <w:color w:val="FF0000"/>
        </w:rPr>
        <w:t xml:space="preserve">在古汉语文本理解与生成</w:t>
      </w:r>
      <w:del w:id="203" w:author="Kiro润色" w:date="2026-06-17T00:00:00Z">
        <w:r>
          <w:rPr>
            <w:rFonts w:hint="default" w:ascii="Times New Roman" w:hAnsi="Times New Roman" w:eastAsia="宋体" w:cs="Times New Roman"/>
            <w:color w:val="FF0000"/>
          </w:rPr>
          <w:delText xml:space="preserve">方面</w:delText>
        </w:r>
      </w:del>
      <w:ins w:id="204" w:author="Kiro润色" w:date="2026-06-17T00:00:00Z">
        <w:r>
          <w:rPr>
            <w:rFonts w:hint="default" w:ascii="Times New Roman" w:hAnsi="Times New Roman" w:eastAsia="宋体" w:cs="Times New Roman"/>
            <w:color w:val="FF0000"/>
          </w:rPr>
          <w:t xml:space="preserve">上</w:t>
        </w:r>
      </w:ins>
      <w:r>
        <w:rPr>
          <w:rFonts w:hint="default" w:ascii="Times New Roman" w:hAnsi="Times New Roman" w:eastAsia="宋体" w:cs="Times New Roman"/>
          <w:color w:val="FF0000"/>
        </w:rPr>
        <w:t xml:space="preserve">的能力，发现模型在</w:t>
      </w:r>
      <w:ins w:id="205" w:author="Kiro润色" w:date="2026-06-17T00:00:00Z">
        <w:r>
          <w:rPr>
            <w:rFonts w:hint="default" w:ascii="Times New Roman" w:hAnsi="Times New Roman" w:eastAsia="宋体" w:cs="Times New Roman"/>
            <w:color w:val="FF0000"/>
          </w:rPr>
          <w:t xml:space="preserve">理解类任务上表现尚可，但一旦任务</w:t>
        </w:r>
      </w:ins>
      <w:r>
        <w:rPr>
          <w:rFonts w:hint="default" w:ascii="Times New Roman" w:hAnsi="Times New Roman" w:eastAsia="宋体" w:cs="Times New Roman"/>
          <w:color w:val="FF0000"/>
        </w:rPr>
        <w:t xml:space="preserve">需要专业知识</w:t>
      </w:r>
      <w:del w:id="206" w:author="Kiro润色" w:date="2026-06-17T00:00:00Z">
        <w:r>
          <w:rPr>
            <w:rFonts w:hint="default" w:ascii="Times New Roman" w:hAnsi="Times New Roman" w:eastAsia="宋体" w:cs="Times New Roman"/>
            <w:color w:val="FF0000"/>
          </w:rPr>
          <w:delText xml:space="preserve">和</w:delText>
        </w:r>
      </w:del>
      <w:ins w:id="207" w:author="Kiro润色" w:date="2026-06-17T00:00:00Z">
        <w:r>
          <w:rPr>
            <w:rFonts w:hint="default" w:ascii="Times New Roman" w:hAnsi="Times New Roman" w:eastAsia="宋体" w:cs="Times New Roman"/>
            <w:color w:val="FF0000"/>
          </w:rPr>
          <w:t xml:space="preserve">与深层</w:t>
        </w:r>
      </w:ins>
      <w:r>
        <w:rPr>
          <w:rFonts w:hint="default" w:ascii="Times New Roman" w:hAnsi="Times New Roman" w:eastAsia="宋体" w:cs="Times New Roman"/>
          <w:color w:val="FF0000"/>
        </w:rPr>
        <w:t xml:space="preserve">文化</w:t>
      </w:r>
      <w:del w:id="208" w:author="Kiro润色" w:date="2026-06-17T00:00:00Z">
        <w:r>
          <w:rPr>
            <w:rFonts w:hint="default" w:ascii="Times New Roman" w:hAnsi="Times New Roman" w:eastAsia="宋体" w:cs="Times New Roman"/>
            <w:color w:val="FF0000"/>
          </w:rPr>
          <w:delText xml:space="preserve">背景的</w:delText>
        </w:r>
      </w:del>
      <w:ins w:id="209" w:author="Kiro润色" w:date="2026-06-17T00:00:00Z">
        <w:r>
          <w:rPr>
            <w:rFonts w:hint="default" w:ascii="Times New Roman" w:hAnsi="Times New Roman" w:eastAsia="宋体" w:cs="Times New Roman"/>
            <w:color w:val="FF0000"/>
          </w:rPr>
          <w:t xml:space="preserve">理解，</w:t>
        </w:r>
      </w:ins>
      <w:r>
        <w:rPr>
          <w:rFonts w:hint="default" w:ascii="Times New Roman" w:hAnsi="Times New Roman" w:eastAsia="宋体" w:cs="Times New Roman"/>
          <w:color w:val="FF0000"/>
        </w:rPr>
        <w:t xml:space="preserve">生成</w:t>
      </w:r>
      <w:del w:id="210" w:author="Kiro润色" w:date="2026-06-17T00:00:00Z">
        <w:r>
          <w:rPr>
            <w:rFonts w:hint="default" w:ascii="Times New Roman" w:hAnsi="Times New Roman" w:eastAsia="宋体" w:cs="Times New Roman"/>
            <w:color w:val="FF0000"/>
          </w:rPr>
          <w:delText xml:space="preserve">任务上性能</w:delText>
        </w:r>
      </w:del>
      <w:ins w:id="211" w:author="Kiro润色" w:date="2026-06-17T00:00:00Z">
        <w:r>
          <w:rPr>
            <w:rFonts w:hint="default" w:ascii="Times New Roman" w:hAnsi="Times New Roman" w:eastAsia="宋体" w:cs="Times New Roman"/>
            <w:color w:val="FF0000"/>
          </w:rPr>
          <w:t xml:space="preserve">质量便明</w:t>
        </w:r>
      </w:ins>
      <w:r>
        <w:rPr>
          <w:rFonts w:hint="default" w:ascii="Times New Roman" w:hAnsi="Times New Roman" w:eastAsia="宋体" w:cs="Times New Roman"/>
          <w:color w:val="FF0000"/>
        </w:rPr>
        <w:t xml:space="preserve">显</w:t>
      </w:r>
      <w:del w:id="212" w:author="Kiro润色" w:date="2026-06-17T00:00:00Z">
        <w:r>
          <w:rPr>
            <w:rFonts w:hint="default" w:ascii="Times New Roman" w:hAnsi="Times New Roman" w:eastAsia="宋体" w:cs="Times New Roman"/>
            <w:color w:val="FF0000"/>
          </w:rPr>
          <w:delText xml:space="preserve">著</w:delText>
        </w:r>
      </w:del>
      <w:r>
        <w:rPr>
          <w:rFonts w:hint="default" w:ascii="Times New Roman" w:hAnsi="Times New Roman" w:eastAsia="宋体" w:cs="Times New Roman"/>
          <w:color w:val="FF0000"/>
        </w:rPr>
        <w:t xml:space="preserve">下降，这直接</w:t>
      </w:r>
      <w:del w:id="213" w:author="Kiro润色" w:date="2026-06-17T00:00:00Z">
        <w:r>
          <w:rPr>
            <w:rFonts w:hint="default" w:ascii="Times New Roman" w:hAnsi="Times New Roman" w:eastAsia="宋体" w:cs="Times New Roman"/>
            <w:color w:val="FF0000"/>
          </w:rPr>
          <w:delText xml:space="preserve">影响LLM对</w:delText>
        </w:r>
      </w:del>
      <w:ins w:id="214" w:author="Kiro润色" w:date="2026-06-17T00:00:00Z">
        <w:r>
          <w:rPr>
            <w:rFonts w:hint="default" w:ascii="Times New Roman" w:hAnsi="Times New Roman" w:eastAsia="宋体" w:cs="Times New Roman"/>
            <w:color w:val="FF0000"/>
          </w:rPr>
          <w:t xml:space="preserve">关系到模型能否有效挖掘</w:t>
        </w:r>
      </w:ins>
      <w:r>
        <w:rPr>
          <w:rFonts w:hint="default" w:ascii="Times New Roman" w:hAnsi="Times New Roman" w:eastAsia="宋体" w:cs="Times New Roman"/>
          <w:color w:val="FF0000"/>
        </w:rPr>
        <w:t xml:space="preserve">中医古籍</w:t>
      </w:r>
      <w:del w:id="215" w:author="Kiro润色" w:date="2026-06-17T00:00:00Z">
        <w:r>
          <w:rPr>
            <w:rFonts w:hint="default" w:ascii="Times New Roman" w:hAnsi="Times New Roman" w:eastAsia="宋体" w:cs="Times New Roman"/>
            <w:color w:val="FF0000"/>
          </w:rPr>
          <w:delText xml:space="preserve">知识的有效挖掘</w:delText>
        </w:r>
      </w:del>
      <w:ins w:id="216" w:author="Kiro润色" w:date="2026-06-17T00:00:00Z">
        <w:r>
          <w:rPr>
            <w:rFonts w:hint="default" w:ascii="Times New Roman" w:hAnsi="Times New Roman" w:eastAsia="宋体" w:cs="Times New Roman"/>
            <w:color w:val="FF0000"/>
          </w:rPr>
          <w:t xml:space="preserve">[14]</w:t>
        </w:r>
      </w:ins>
      <w:r>
        <w:rPr>
          <w:rFonts w:hint="default" w:ascii="Times New Roman" w:hAnsi="Times New Roman" w:eastAsia="宋体" w:cs="Times New Roman"/>
          <w:color w:val="FF0000"/>
        </w:rPr>
        <w:t xml:space="preserve">。多模态评测</w:t>
      </w:r>
      <w:del w:id="217" w:author="Kiro润色" w:date="2026-06-17T00:00:00Z">
        <w:r>
          <w:rPr>
            <w:rFonts w:hint="default" w:ascii="Times New Roman" w:hAnsi="Times New Roman" w:eastAsia="宋体" w:cs="Times New Roman"/>
            <w:color w:val="FF0000"/>
          </w:rPr>
          <w:delText xml:space="preserve">亦已</w:delText>
        </w:r>
      </w:del>
      <w:ins w:id="218" w:author="Kiro润色" w:date="2026-06-17T00:00:00Z">
        <w:r>
          <w:rPr>
            <w:rFonts w:hint="default" w:ascii="Times New Roman" w:hAnsi="Times New Roman" w:eastAsia="宋体" w:cs="Times New Roman"/>
            <w:color w:val="FF0000"/>
          </w:rPr>
          <w:t xml:space="preserve">尚处</w:t>
        </w:r>
      </w:ins>
      <w:r>
        <w:rPr>
          <w:rFonts w:hint="default" w:ascii="Times New Roman" w:hAnsi="Times New Roman" w:eastAsia="宋体" w:cs="Times New Roman"/>
          <w:color w:val="FF0000"/>
        </w:rPr>
        <w:t xml:space="preserve">起步</w:t>
      </w:r>
      <w:ins w:id="219" w:author="Kiro润色" w:date="2026-06-17T00:00:00Z">
        <w:r>
          <w:rPr>
            <w:rFonts w:hint="default" w:ascii="Times New Roman" w:hAnsi="Times New Roman" w:eastAsia="宋体" w:cs="Times New Roman"/>
            <w:color w:val="FF0000"/>
          </w:rPr>
          <w:t xml:space="preserve">阶段</w:t>
        </w:r>
      </w:ins>
      <w:r>
        <w:rPr>
          <w:rFonts w:hint="default" w:ascii="Times New Roman" w:hAnsi="Times New Roman" w:eastAsia="宋体" w:cs="Times New Roman"/>
          <w:color w:val="FF0000"/>
        </w:rPr>
        <w:t xml:space="preserve">，</w:t>
      </w:r>
      <w:del w:id="220" w:author="Kiro润色" w:date="2026-06-17T00:00:00Z">
        <w:r>
          <w:rPr>
            <w:rFonts w:hint="default" w:ascii="Times New Roman" w:hAnsi="Times New Roman" w:eastAsia="宋体" w:cs="Times New Roman"/>
            <w:color w:val="FF0000"/>
          </w:rPr>
          <w:delText xml:space="preserve">初显基本框架。Yu等[15]</w:delText>
        </w:r>
      </w:del>
      <w:ins w:id="221" w:author="Kiro润色" w:date="2026-06-17T00:00:00Z">
        <w:r>
          <w:rPr>
            <w:rFonts w:hint="default" w:ascii="Times New Roman" w:hAnsi="Times New Roman" w:eastAsia="宋体" w:cs="Times New Roman"/>
            <w:color w:val="FF0000"/>
          </w:rPr>
          <w:t xml:space="preserve">已有尝试多集中于舌诊：或</w:t>
        </w:r>
      </w:ins>
      <w:r>
        <w:rPr>
          <w:rFonts w:hint="default" w:ascii="Times New Roman" w:hAnsi="Times New Roman" w:eastAsia="宋体" w:cs="Times New Roman"/>
          <w:color w:val="FF0000"/>
        </w:rPr>
        <w:t xml:space="preserve">结合舌象与临床数据</w:t>
      </w:r>
      <w:del w:id="222" w:author="Kiro润色" w:date="2026-06-17T00:00:00Z">
        <w:r>
          <w:rPr>
            <w:rFonts w:hint="default" w:ascii="Times New Roman" w:hAnsi="Times New Roman" w:eastAsia="宋体" w:cs="Times New Roman"/>
            <w:color w:val="FF0000"/>
          </w:rPr>
          <w:delText xml:space="preserve">建立</w:delText>
        </w:r>
      </w:del>
      <w:ins w:id="223" w:author="Kiro润色" w:date="2026-06-17T00:00:00Z">
        <w:r>
          <w:rPr>
            <w:rFonts w:hint="default" w:ascii="Times New Roman" w:hAnsi="Times New Roman" w:eastAsia="宋体" w:cs="Times New Roman"/>
            <w:color w:val="FF0000"/>
          </w:rPr>
          <w:t xml:space="preserve">用于</w:t>
        </w:r>
      </w:ins>
      <w:r>
        <w:rPr>
          <w:rFonts w:hint="default" w:ascii="Times New Roman" w:hAnsi="Times New Roman" w:eastAsia="宋体" w:cs="Times New Roman"/>
          <w:color w:val="FF0000"/>
        </w:rPr>
        <w:t xml:space="preserve">儿童过敏性鼻炎的寒热辨证</w:t>
      </w:r>
      <w:del w:id="224" w:author="Kiro润色" w:date="2026-06-17T00:00:00Z">
        <w:r>
          <w:rPr>
            <w:rFonts w:hint="default" w:ascii="Times New Roman" w:hAnsi="Times New Roman" w:eastAsia="宋体" w:cs="Times New Roman"/>
            <w:color w:val="FF0000"/>
          </w:rPr>
          <w:delText xml:space="preserve">模型；TongueVLM</w:delText>
        </w:r>
      </w:del>
      <w:ins w:id="225" w:author="Kiro润色" w:date="2026-06-17T00:00:00Z">
        <w:r>
          <w:rPr>
            <w:rFonts w:hint="default" w:ascii="Times New Roman" w:hAnsi="Times New Roman" w:eastAsia="宋体" w:cs="Times New Roman"/>
            <w:color w:val="FF0000"/>
          </w:rPr>
          <w:t xml:space="preserve">[15]，或</w:t>
        </w:r>
      </w:ins>
      <w:r>
        <w:rPr>
          <w:rFonts w:hint="default" w:ascii="Times New Roman" w:hAnsi="Times New Roman" w:eastAsia="宋体" w:cs="Times New Roman"/>
          <w:color w:val="FF0000"/>
        </w:rPr>
        <w:t xml:space="preserve">将视觉编码与语言模型</w:t>
      </w:r>
      <w:del w:id="226" w:author="Kiro润色" w:date="2026-06-17T00:00:00Z">
        <w:r>
          <w:rPr>
            <w:rFonts w:hint="default" w:ascii="Times New Roman" w:hAnsi="Times New Roman" w:eastAsia="宋体" w:cs="Times New Roman"/>
            <w:color w:val="FF0000"/>
          </w:rPr>
          <w:delText xml:space="preserve">相</w:delText>
        </w:r>
      </w:del>
      <w:r>
        <w:rPr>
          <w:rFonts w:hint="default" w:ascii="Times New Roman" w:hAnsi="Times New Roman" w:eastAsia="宋体" w:cs="Times New Roman"/>
          <w:color w:val="FF0000"/>
        </w:rPr>
        <w:t xml:space="preserve">结合</w:t>
      </w:r>
      <w:del w:id="227" w:author="Kiro润色" w:date="2026-06-17T00:00:00Z">
        <w:r>
          <w:rPr>
            <w:rFonts w:hint="default" w:ascii="Times New Roman" w:hAnsi="Times New Roman" w:eastAsia="宋体" w:cs="Times New Roman"/>
            <w:color w:val="FF0000"/>
          </w:rPr>
          <w:delText xml:space="preserve">，面向</w:delText>
        </w:r>
      </w:del>
      <w:ins w:id="228" w:author="Kiro润色" w:date="2026-06-17T00:00:00Z">
        <w:r>
          <w:rPr>
            <w:rFonts w:hint="default" w:ascii="Times New Roman" w:hAnsi="Times New Roman" w:eastAsia="宋体" w:cs="Times New Roman"/>
            <w:color w:val="FF0000"/>
          </w:rPr>
          <w:t xml:space="preserve">以生成</w:t>
        </w:r>
      </w:ins>
      <w:r>
        <w:rPr>
          <w:rFonts w:hint="default" w:ascii="Times New Roman" w:hAnsi="Times New Roman" w:eastAsia="宋体" w:cs="Times New Roman"/>
          <w:color w:val="FF0000"/>
        </w:rPr>
        <w:t xml:space="preserve">舌象描述</w:t>
      </w:r>
      <w:del w:id="229" w:author="Kiro润色" w:date="2026-06-17T00:00:00Z">
        <w:r>
          <w:rPr>
            <w:rFonts w:hint="default" w:ascii="Times New Roman" w:hAnsi="Times New Roman" w:eastAsia="宋体" w:cs="Times New Roman"/>
            <w:color w:val="FF0000"/>
          </w:rPr>
          <w:delText xml:space="preserve">生成与</w:delText>
        </w:r>
      </w:del>
      <w:ins w:id="230" w:author="Kiro润色" w:date="2026-06-17T00:00:00Z">
        <w:r>
          <w:rPr>
            <w:rFonts w:hint="default" w:ascii="Times New Roman" w:hAnsi="Times New Roman" w:eastAsia="宋体" w:cs="Times New Roman"/>
            <w:color w:val="FF0000"/>
          </w:rPr>
          <w:t xml:space="preserve">并推理</w:t>
        </w:r>
      </w:ins>
      <w:r>
        <w:rPr>
          <w:rFonts w:hint="default" w:ascii="Times New Roman" w:hAnsi="Times New Roman" w:eastAsia="宋体" w:cs="Times New Roman"/>
          <w:color w:val="FF0000"/>
        </w:rPr>
        <w:t xml:space="preserve">体质</w:t>
      </w:r>
      <w:del w:id="231" w:author="Kiro润色" w:date="2026-06-17T00:00:00Z">
        <w:r>
          <w:rPr>
            <w:rFonts w:hint="default" w:ascii="Times New Roman" w:hAnsi="Times New Roman" w:eastAsia="宋体" w:cs="Times New Roman"/>
            <w:color w:val="FF0000"/>
          </w:rPr>
          <w:delText xml:space="preserve">推理</w:delText>
        </w:r>
      </w:del>
      <w:r>
        <w:rPr>
          <w:rFonts w:hint="default" w:ascii="Times New Roman" w:hAnsi="Times New Roman" w:eastAsia="宋体" w:cs="Times New Roman"/>
          <w:color w:val="FF0000"/>
        </w:rPr>
        <w:t xml:space="preserve">[16]</w:t>
      </w:r>
      <w:del w:id="232" w:author="Kiro润色" w:date="2026-06-17T00:00:00Z">
        <w:r>
          <w:rPr>
            <w:rFonts w:hint="default" w:ascii="Times New Roman" w:hAnsi="Times New Roman" w:eastAsia="宋体" w:cs="Times New Roman"/>
            <w:color w:val="FF0000"/>
          </w:rPr>
          <w:delText xml:space="preserve">；Fu等[17]采用</w:delText>
        </w:r>
      </w:del>
      <w:ins w:id="233" w:author="Kiro润色" w:date="2026-06-17T00:00:00Z">
        <w:r>
          <w:rPr>
            <w:rFonts w:hint="default" w:ascii="Times New Roman" w:hAnsi="Times New Roman" w:eastAsia="宋体" w:cs="Times New Roman"/>
            <w:color w:val="FF0000"/>
          </w:rPr>
          <w:t xml:space="preserve">，或借助</w:t>
        </w:r>
      </w:ins>
      <w:r>
        <w:rPr>
          <w:rFonts w:hint="default" w:ascii="Times New Roman" w:hAnsi="Times New Roman" w:eastAsia="宋体" w:cs="Times New Roman"/>
          <w:color w:val="FF0000"/>
        </w:rPr>
        <w:t xml:space="preserve">上下文多任务学习缓解舌诊</w:t>
      </w:r>
      <w:del w:id="234" w:author="Kiro润色" w:date="2026-06-17T00:00:00Z">
        <w:r>
          <w:rPr>
            <w:rFonts w:hint="default" w:ascii="Times New Roman" w:hAnsi="Times New Roman" w:eastAsia="宋体" w:cs="Times New Roman"/>
            <w:color w:val="FF0000"/>
          </w:rPr>
          <w:delText xml:space="preserve">中小</w:delText>
        </w:r>
      </w:del>
      <w:ins w:id="235" w:author="Kiro润色" w:date="2026-06-17T00:00:00Z">
        <w:r>
          <w:rPr>
            <w:rFonts w:hint="default" w:ascii="Times New Roman" w:hAnsi="Times New Roman" w:eastAsia="宋体" w:cs="Times New Roman"/>
            <w:color w:val="FF0000"/>
          </w:rPr>
          <w:t xml:space="preserve">标注</w:t>
        </w:r>
      </w:ins>
      <w:r>
        <w:rPr>
          <w:rFonts w:hint="default" w:ascii="Times New Roman" w:hAnsi="Times New Roman" w:eastAsia="宋体" w:cs="Times New Roman"/>
          <w:color w:val="FF0000"/>
        </w:rPr>
        <w:t xml:space="preserve">样本</w:t>
      </w:r>
      <w:del w:id="236" w:author="Kiro润色" w:date="2026-06-17T00:00:00Z">
        <w:r>
          <w:rPr>
            <w:rFonts w:hint="default" w:ascii="Times New Roman" w:hAnsi="Times New Roman" w:eastAsia="宋体" w:cs="Times New Roman"/>
            <w:color w:val="FF0000"/>
          </w:rPr>
          <w:delText xml:space="preserve">标注</w:delText>
        </w:r>
      </w:del>
      <w:r>
        <w:rPr>
          <w:rFonts w:hint="default" w:ascii="Times New Roman" w:hAnsi="Times New Roman" w:eastAsia="宋体" w:cs="Times New Roman"/>
          <w:color w:val="FF0000"/>
        </w:rPr>
        <w:t xml:space="preserve">不足的问题</w:t>
      </w:r>
      <w:ins w:id="237" w:author="Kiro润色" w:date="2026-06-17T00:00:00Z">
        <w:r>
          <w:rPr>
            <w:rFonts w:hint="default" w:ascii="Times New Roman" w:hAnsi="Times New Roman" w:eastAsia="宋体" w:cs="Times New Roman"/>
            <w:color w:val="FF0000"/>
          </w:rPr>
          <w:t xml:space="preserve">[17]</w:t>
        </w:r>
      </w:ins>
      <w:r>
        <w:rPr>
          <w:rFonts w:hint="default" w:ascii="Times New Roman" w:hAnsi="Times New Roman" w:eastAsia="宋体" w:cs="Times New Roman"/>
          <w:color w:val="FF0000"/>
        </w:rPr>
        <w:t xml:space="preserve">。总体</w:t>
      </w:r>
      <w:del w:id="238" w:author="Kiro润色" w:date="2026-06-17T00:00:00Z">
        <w:r>
          <w:rPr>
            <w:rFonts w:hint="default" w:ascii="Times New Roman" w:hAnsi="Times New Roman" w:eastAsia="宋体" w:cs="Times New Roman"/>
            <w:color w:val="FF0000"/>
          </w:rPr>
          <w:delText xml:space="preserve">而言</w:delText>
        </w:r>
      </w:del>
      <w:ins w:id="239" w:author="Kiro润色" w:date="2026-06-17T00:00:00Z">
        <w:r>
          <w:rPr>
            <w:rFonts w:hint="default" w:ascii="Times New Roman" w:hAnsi="Times New Roman" w:eastAsia="宋体" w:cs="Times New Roman"/>
            <w:color w:val="FF0000"/>
          </w:rPr>
          <w:t xml:space="preserve">来看</w:t>
        </w:r>
      </w:ins>
      <w:r>
        <w:rPr>
          <w:rFonts w:hint="default" w:ascii="Times New Roman" w:hAnsi="Times New Roman" w:eastAsia="宋体" w:cs="Times New Roman"/>
          <w:color w:val="FF0000"/>
        </w:rPr>
        <w:t xml:space="preserve">，</w:t>
      </w:r>
      <w:del w:id="240" w:author="Kiro润色" w:date="2026-06-17T00:00:00Z">
        <w:r>
          <w:rPr>
            <w:rFonts w:hint="default" w:ascii="Times New Roman" w:hAnsi="Times New Roman" w:eastAsia="宋体" w:cs="Times New Roman"/>
            <w:color w:val="FF0000"/>
          </w:rPr>
          <w:delText xml:space="preserve">多数LLM</w:delText>
        </w:r>
      </w:del>
      <w:ins w:id="241" w:author="Kiro润色" w:date="2026-06-17T00:00:00Z">
        <w:r>
          <w:rPr>
            <w:rFonts w:hint="default" w:ascii="Times New Roman" w:hAnsi="Times New Roman" w:eastAsia="宋体" w:cs="Times New Roman"/>
            <w:color w:val="FF0000"/>
          </w:rPr>
          <w:t xml:space="preserve">现有</w:t>
        </w:r>
      </w:ins>
      <w:r>
        <w:rPr>
          <w:rFonts w:hint="default" w:ascii="Times New Roman" w:hAnsi="Times New Roman" w:eastAsia="宋体" w:cs="Times New Roman"/>
          <w:color w:val="FF0000"/>
        </w:rPr>
        <w:t xml:space="preserve">评测仍</w:t>
      </w:r>
      <w:del w:id="242" w:author="Kiro润色" w:date="2026-06-17T00:00:00Z">
        <w:r>
          <w:rPr>
            <w:rFonts w:hint="default" w:ascii="Times New Roman" w:hAnsi="Times New Roman" w:eastAsia="宋体" w:cs="Times New Roman"/>
            <w:color w:val="FF0000"/>
          </w:rPr>
          <w:delText xml:space="preserve">局限于</w:delText>
        </w:r>
      </w:del>
      <w:ins w:id="243" w:author="Kiro润色" w:date="2026-06-17T00:00:00Z">
        <w:r>
          <w:rPr>
            <w:rFonts w:hint="default" w:ascii="Times New Roman" w:hAnsi="Times New Roman" w:eastAsia="宋体" w:cs="Times New Roman"/>
            <w:color w:val="FF0000"/>
          </w:rPr>
          <w:t xml:space="preserve">以</w:t>
        </w:r>
      </w:ins>
      <w:r>
        <w:rPr>
          <w:rFonts w:hint="default" w:ascii="Times New Roman" w:hAnsi="Times New Roman" w:eastAsia="宋体" w:cs="Times New Roman"/>
          <w:color w:val="FF0000"/>
        </w:rPr>
        <w:t xml:space="preserve">文本模态</w:t>
      </w:r>
      <w:ins w:id="244" w:author="Kiro润色" w:date="2026-06-17T00:00:00Z">
        <w:r>
          <w:rPr>
            <w:rFonts w:hint="default" w:ascii="Times New Roman" w:hAnsi="Times New Roman" w:eastAsia="宋体" w:cs="Times New Roman"/>
            <w:color w:val="FF0000"/>
          </w:rPr>
          <w:t xml:space="preserve">为主</w:t>
        </w:r>
      </w:ins>
      <w:r>
        <w:rPr>
          <w:rFonts w:hint="default" w:ascii="Times New Roman" w:hAnsi="Times New Roman" w:eastAsia="宋体" w:cs="Times New Roman"/>
          <w:color w:val="FF0000"/>
        </w:rPr>
        <w:t xml:space="preserve">，多模态基准</w:t>
      </w:r>
      <w:del w:id="245" w:author="Kiro润色" w:date="2026-06-17T00:00:00Z">
        <w:r>
          <w:rPr>
            <w:rFonts w:hint="default" w:ascii="Times New Roman" w:hAnsi="Times New Roman" w:eastAsia="宋体" w:cs="Times New Roman"/>
            <w:color w:val="FF0000"/>
          </w:rPr>
          <w:delText xml:space="preserve">的</w:delText>
        </w:r>
      </w:del>
      <w:ins w:id="246" w:author="Kiro润色" w:date="2026-06-17T00:00:00Z">
        <w:r>
          <w:rPr>
            <w:rFonts w:hint="default" w:ascii="Times New Roman" w:hAnsi="Times New Roman" w:eastAsia="宋体" w:cs="Times New Roman"/>
            <w:color w:val="FF0000"/>
          </w:rPr>
          <w:t xml:space="preserve">在</w:t>
        </w:r>
      </w:ins>
      <w:r>
        <w:rPr>
          <w:rFonts w:hint="default" w:ascii="Times New Roman" w:hAnsi="Times New Roman" w:eastAsia="宋体" w:cs="Times New Roman"/>
          <w:color w:val="FF0000"/>
        </w:rPr>
        <w:t xml:space="preserve">数量与规模</w:t>
      </w:r>
      <w:del w:id="247" w:author="Kiro润色" w:date="2026-06-17T00:00:00Z">
        <w:r>
          <w:rPr>
            <w:rFonts w:hint="default" w:ascii="Times New Roman" w:hAnsi="Times New Roman" w:eastAsia="宋体" w:cs="Times New Roman"/>
            <w:color w:val="FF0000"/>
          </w:rPr>
          <w:delText xml:space="preserve">均</w:delText>
        </w:r>
      </w:del>
      <w:ins w:id="248" w:author="Kiro润色" w:date="2026-06-17T00:00:00Z">
        <w:r>
          <w:rPr>
            <w:rFonts w:hint="default" w:ascii="Times New Roman" w:hAnsi="Times New Roman" w:eastAsia="宋体" w:cs="Times New Roman"/>
            <w:color w:val="FF0000"/>
          </w:rPr>
          <w:t xml:space="preserve">上都</w:t>
        </w:r>
      </w:ins>
      <w:r>
        <w:rPr>
          <w:rFonts w:hint="default" w:ascii="Times New Roman" w:hAnsi="Times New Roman" w:eastAsia="宋体" w:cs="Times New Roman"/>
          <w:color w:val="FF0000"/>
        </w:rPr>
        <w:t xml:space="preserve">明显不足</w:t>
      </w:r>
      <w:del w:id="249" w:author="Kiro润色" w:date="2026-06-17T00:00:00Z">
        <w:r>
          <w:rPr>
            <w:rFonts w:hint="default" w:ascii="Times New Roman" w:hAnsi="Times New Roman" w:eastAsia="宋体" w:cs="Times New Roman"/>
            <w:color w:val="FF0000"/>
          </w:rPr>
          <w:delText xml:space="preserve">，亟待加强建设</w:delText>
        </w:r>
      </w:del>
      <w:r>
        <w:rPr>
          <w:rFonts w:hint="default" w:ascii="Times New Roman" w:hAnsi="Times New Roman" w:eastAsia="宋体" w:cs="Times New Roman"/>
          <w:color w:val="FF0000"/>
        </w:rPr>
        <w:t xml:space="preserve">。</w:t>
      </w:r>
    </w:p>
    <w:p w14:paraId="4C7953C2">
      <w:pPr>
        <w:pStyle w:val="4"/>
        <w:bidi w:val="0"/>
        <w:rPr>
          <w:rFonts w:hint="eastAsia" w:ascii="宋体" w:hAnsi="宋体" w:eastAsia="宋体" w:cs="宋体"/>
        </w:rPr>
      </w:pPr>
      <w:r>
        <w:rPr>
          <w:rFonts w:hint="eastAsia" w:ascii="宋体" w:hAnsi="宋体" w:eastAsia="宋体" w:cs="宋体"/>
        </w:rPr>
        <w:t>3.2 不同类型LLMs的性能评测比较</w:t>
      </w:r>
    </w:p>
    <w:p w14:paraId="05BB288B">
      <w:pPr>
        <w:spacing w:line="360" w:lineRule="auto"/>
        <w:ind w:firstLine="440" w:firstLineChars="200"/>
        <w:jc w:val="both"/>
        <w:rPr>
          <w:rFonts w:hint="default" w:ascii="Times New Roman" w:hAnsi="Times New Roman" w:eastAsia="宋体" w:cs="Times New Roman"/>
        </w:rPr>
      </w:pPr>
      <w:r>
        <w:rPr>
          <w:rFonts w:hint="default" w:ascii="Times New Roman" w:hAnsi="Times New Roman" w:eastAsia="宋体" w:cs="Times New Roman"/>
        </w:rPr>
        <w:t>在上述基准之上，多项研究对通用LLM、医学LLM与中医专用LLM进行了横向比较</w:t>
      </w:r>
      <w:r>
        <w:rPr>
          <w:rFonts w:hint="default" w:ascii="Times New Roman" w:hAnsi="Times New Roman" w:eastAsia="宋体" w:cs="Times New Roman"/>
          <w:color w:val="FF0000"/>
          <w:vertAlign w:val="superscript"/>
          <w:lang w:val="en-US" w:eastAsia="zh-CN"/>
        </w:rPr>
        <w:t>[18]</w:t>
      </w:r>
      <w:r>
        <w:rPr>
          <w:rFonts w:hint="default" w:ascii="Times New Roman" w:hAnsi="Times New Roman" w:eastAsia="宋体" w:cs="Times New Roman"/>
        </w:rPr>
        <w:t>，从知识回忆、临床推理、安全性、文化适应性四个维度刻画了不同模型的能力边界。</w:t>
      </w:r>
    </w:p>
    <w:p w14:paraId="28AE5F0F">
      <w:pPr>
        <w:pStyle w:val="5"/>
        <w:bidi w:val="0"/>
        <w:rPr>
          <w:rFonts w:hint="eastAsia" w:ascii="宋体" w:hAnsi="宋体" w:eastAsia="宋体" w:cs="宋体"/>
        </w:rPr>
      </w:pPr>
      <w:r>
        <w:rPr>
          <w:rFonts w:hint="eastAsia" w:ascii="宋体" w:hAnsi="宋体" w:eastAsia="宋体" w:cs="宋体"/>
        </w:rPr>
        <w:t>3.2.1 知识回忆能力</w:t>
      </w:r>
    </w:p>
    <w:p w14:paraId="7683C6FE">
      <w:pPr>
        <w:spacing w:line="360" w:lineRule="auto"/>
        <w:ind w:firstLine="440" w:firstLineChars="200"/>
        <w:jc w:val="both"/>
        <w:rPr>
          <w:rFonts w:hint="eastAsia" w:ascii="宋体" w:hAnsi="宋体" w:eastAsia="宋体" w:cs="宋体"/>
          <w:color w:val="FF0000"/>
        </w:rPr>
      </w:pPr>
      <w:r>
        <w:rPr>
          <w:rFonts w:hint="default" w:ascii="Times New Roman" w:hAnsi="Times New Roman" w:eastAsia="宋体" w:cs="Times New Roman"/>
          <w:color w:val="FF0000"/>
        </w:rPr>
        <w:t xml:space="preserve">通用</w:t>
      </w:r>
      <w:del w:id="250" w:author="Kiro润色" w:date="2026-06-17T00:00:00Z">
        <w:r>
          <w:rPr>
            <w:rFonts w:hint="default" w:ascii="Times New Roman" w:hAnsi="Times New Roman" w:eastAsia="宋体" w:cs="Times New Roman"/>
            <w:color w:val="FF0000"/>
          </w:rPr>
          <w:delText xml:space="preserve">LLM</w:delText>
        </w:r>
      </w:del>
      <w:ins w:id="251" w:author="Kiro润色" w:date="2026-06-17T00:00:00Z">
        <w:r>
          <w:rPr>
            <w:rFonts w:hint="default" w:ascii="Times New Roman" w:hAnsi="Times New Roman" w:eastAsia="宋体" w:cs="Times New Roman"/>
            <w:color w:val="FF0000"/>
          </w:rPr>
          <w:t xml:space="preserve">模型</w:t>
        </w:r>
      </w:ins>
      <w:r>
        <w:rPr>
          <w:rFonts w:hint="default" w:ascii="Times New Roman" w:hAnsi="Times New Roman" w:eastAsia="宋体" w:cs="Times New Roman"/>
          <w:color w:val="FF0000"/>
        </w:rPr>
        <w:t xml:space="preserve">（GPT-4、ChatGLM、Baichuan、Qwen系列等）在中医基础知识问答</w:t>
      </w:r>
      <w:del w:id="252" w:author="Kiro润色" w:date="2026-06-17T00:00:00Z">
        <w:r>
          <w:rPr>
            <w:rFonts w:hint="default" w:ascii="Times New Roman" w:hAnsi="Times New Roman" w:eastAsia="宋体" w:cs="Times New Roman"/>
            <w:color w:val="FF0000"/>
          </w:rPr>
          <w:delText xml:space="preserve">和</w:delText>
        </w:r>
      </w:del>
      <w:ins w:id="253" w:author="Kiro润色" w:date="2026-06-17T00:00:00Z">
        <w:r>
          <w:rPr>
            <w:rFonts w:hint="default" w:ascii="Times New Roman" w:hAnsi="Times New Roman" w:eastAsia="宋体" w:cs="Times New Roman"/>
            <w:color w:val="FF0000"/>
          </w:rPr>
          <w:t xml:space="preserve">与</w:t>
        </w:r>
      </w:ins>
      <w:r>
        <w:rPr>
          <w:rFonts w:hint="default" w:ascii="Times New Roman" w:hAnsi="Times New Roman" w:eastAsia="宋体" w:cs="Times New Roman"/>
          <w:color w:val="FF0000"/>
        </w:rPr>
        <w:t xml:space="preserve">标准化考试中表现出</w:t>
      </w:r>
      <w:del w:id="254" w:author="Kiro润色" w:date="2026-06-17T00:00:00Z">
        <w:r>
          <w:rPr>
            <w:rFonts w:hint="default" w:ascii="Times New Roman" w:hAnsi="Times New Roman" w:eastAsia="宋体" w:cs="Times New Roman"/>
            <w:color w:val="FF0000"/>
          </w:rPr>
          <w:delText xml:space="preserve">较强</w:delText>
        </w:r>
      </w:del>
      <w:ins w:id="255" w:author="Kiro润色" w:date="2026-06-17T00:00:00Z">
        <w:r>
          <w:rPr>
            <w:rFonts w:hint="default" w:ascii="Times New Roman" w:hAnsi="Times New Roman" w:eastAsia="宋体" w:cs="Times New Roman"/>
            <w:color w:val="FF0000"/>
          </w:rPr>
          <w:t xml:space="preserve">一定</w:t>
        </w:r>
      </w:ins>
      <w:r>
        <w:rPr>
          <w:rFonts w:hint="default" w:ascii="Times New Roman" w:hAnsi="Times New Roman" w:eastAsia="宋体" w:cs="Times New Roman"/>
          <w:color w:val="FF0000"/>
        </w:rPr>
        <w:t xml:space="preserve">的零样本</w:t>
      </w:r>
      <w:del w:id="256" w:author="Kiro润色" w:date="2026-06-17T00:00:00Z">
        <w:r>
          <w:rPr>
            <w:rFonts w:hint="default" w:ascii="Times New Roman" w:hAnsi="Times New Roman" w:eastAsia="宋体" w:cs="Times New Roman"/>
            <w:color w:val="FF0000"/>
          </w:rPr>
          <w:delText xml:space="preserve">/</w:delText>
        </w:r>
      </w:del>
      <w:ins w:id="257" w:author="Kiro润色" w:date="2026-06-17T00:00:00Z">
        <w:r>
          <w:rPr>
            <w:rFonts w:hint="default" w:ascii="Times New Roman" w:hAnsi="Times New Roman" w:eastAsia="宋体" w:cs="Times New Roman"/>
            <w:color w:val="FF0000"/>
          </w:rPr>
          <w:t xml:space="preserve">、</w:t>
        </w:r>
      </w:ins>
      <w:r>
        <w:rPr>
          <w:rFonts w:hint="default" w:ascii="Times New Roman" w:hAnsi="Times New Roman" w:eastAsia="宋体" w:cs="Times New Roman"/>
          <w:color w:val="FF0000"/>
        </w:rPr>
        <w:t xml:space="preserve">少样本学习能力</w:t>
      </w:r>
      <w:ins w:id="258" w:author="Kiro润色" w:date="2026-06-17T00:00:00Z">
        <w:r>
          <w:rPr>
            <w:rFonts w:hint="default" w:ascii="Times New Roman" w:hAnsi="Times New Roman" w:eastAsia="宋体" w:cs="Times New Roman"/>
            <w:color w:val="FF0000"/>
          </w:rPr>
          <w:t xml:space="preserve">，但不同研究结论差异很大</w:t>
        </w:r>
      </w:ins>
      <w:r>
        <w:rPr>
          <w:rFonts w:hint="default" w:ascii="Times New Roman" w:hAnsi="Times New Roman" w:eastAsia="宋体" w:cs="Times New Roman"/>
          <w:color w:val="FF0000"/>
        </w:rPr>
        <w:t xml:space="preserve">。</w:t>
      </w:r>
      <w:del w:id="259" w:author="Kiro润色" w:date="2026-06-17T00:00:00Z">
        <w:r>
          <w:rPr>
            <w:rFonts w:hint="default" w:ascii="Times New Roman" w:hAnsi="Times New Roman" w:eastAsia="宋体" w:cs="Times New Roman"/>
            <w:color w:val="FF0000"/>
          </w:rPr>
          <w:delText xml:space="preserve">Li等[3]</w:delText>
        </w:r>
      </w:del>
      <w:r>
        <w:rPr>
          <w:rFonts w:hint="default" w:ascii="Times New Roman" w:hAnsi="Times New Roman" w:eastAsia="宋体" w:cs="Times New Roman"/>
          <w:color w:val="FF0000"/>
        </w:rPr>
        <w:t xml:space="preserve">对11个模型</w:t>
      </w:r>
      <w:del w:id="260" w:author="Kiro润色" w:date="2026-06-17T00:00:00Z">
        <w:r>
          <w:rPr>
            <w:rFonts w:hint="default" w:ascii="Times New Roman" w:hAnsi="Times New Roman" w:eastAsia="宋体" w:cs="Times New Roman"/>
            <w:color w:val="FF0000"/>
          </w:rPr>
          <w:delText xml:space="preserve">在</w:delText>
        </w:r>
      </w:del>
      <w:ins w:id="261" w:author="Kiro润色" w:date="2026-06-17T00:00:00Z">
        <w:r>
          <w:rPr>
            <w:rFonts w:hint="default" w:ascii="Times New Roman" w:hAnsi="Times New Roman" w:eastAsia="宋体" w:cs="Times New Roman"/>
            <w:color w:val="FF0000"/>
          </w:rPr>
          <w:t xml:space="preserve">、</w:t>
        </w:r>
      </w:ins>
      <w:r>
        <w:rPr>
          <w:rFonts w:hint="default" w:ascii="Times New Roman" w:hAnsi="Times New Roman" w:eastAsia="宋体" w:cs="Times New Roman"/>
          <w:color w:val="FF0000"/>
        </w:rPr>
        <w:t xml:space="preserve">801道教材题</w:t>
      </w:r>
      <w:del w:id="262" w:author="Kiro润色" w:date="2026-06-17T00:00:00Z">
        <w:r>
          <w:rPr>
            <w:rFonts w:hint="default" w:ascii="Times New Roman" w:hAnsi="Times New Roman" w:eastAsia="宋体" w:cs="Times New Roman"/>
            <w:color w:val="FF0000"/>
          </w:rPr>
          <w:delText xml:space="preserve">上</w:delText>
        </w:r>
      </w:del>
      <w:r>
        <w:rPr>
          <w:rFonts w:hint="default" w:ascii="Times New Roman" w:hAnsi="Times New Roman" w:eastAsia="宋体" w:cs="Times New Roman"/>
          <w:color w:val="FF0000"/>
        </w:rPr>
        <w:t xml:space="preserve">的测试显示，大规模模型单选题准确率为69.01%~90.92%</w:t>
      </w:r>
      <w:del w:id="263" w:author="Kiro润色" w:date="2026-06-17T00:00:00Z">
        <w:r>
          <w:rPr>
            <w:rFonts w:hint="default" w:ascii="Times New Roman" w:hAnsi="Times New Roman" w:eastAsia="宋体" w:cs="Times New Roman"/>
            <w:color w:val="FF0000"/>
          </w:rPr>
          <w:delText xml:space="preserve">，</w:delText>
        </w:r>
      </w:del>
      <w:ins w:id="264" w:author="Kiro润色" w:date="2026-06-17T00:00:00Z">
        <w:r>
          <w:rPr>
            <w:rFonts w:hint="default" w:ascii="Times New Roman" w:hAnsi="Times New Roman" w:eastAsia="宋体" w:cs="Times New Roman"/>
            <w:color w:val="FF0000"/>
          </w:rPr>
          <w:t xml:space="preserve">、</w:t>
        </w:r>
      </w:ins>
      <w:r>
        <w:rPr>
          <w:rFonts w:hint="default" w:ascii="Times New Roman" w:hAnsi="Times New Roman" w:eastAsia="宋体" w:cs="Times New Roman"/>
          <w:color w:val="FF0000"/>
        </w:rPr>
        <w:t xml:space="preserve">判断题</w:t>
      </w:r>
      <w:del w:id="265" w:author="Kiro润色" w:date="2026-06-17T00:00:00Z">
        <w:r>
          <w:rPr>
            <w:rFonts w:hint="default" w:ascii="Times New Roman" w:hAnsi="Times New Roman" w:eastAsia="宋体" w:cs="Times New Roman"/>
            <w:color w:val="FF0000"/>
          </w:rPr>
          <w:delText xml:space="preserve">准确率</w:delText>
        </w:r>
      </w:del>
      <w:r>
        <w:rPr>
          <w:rFonts w:hint="default" w:ascii="Times New Roman" w:hAnsi="Times New Roman" w:eastAsia="宋体" w:cs="Times New Roman"/>
          <w:color w:val="FF0000"/>
        </w:rPr>
        <w:t xml:space="preserve">为52.34%~59.38%，</w:t>
      </w:r>
      <w:del w:id="266" w:author="Kiro润色" w:date="2026-06-17T00:00:00Z">
        <w:r>
          <w:rPr>
            <w:rFonts w:hint="default" w:ascii="Times New Roman" w:hAnsi="Times New Roman" w:eastAsia="宋体" w:cs="Times New Roman"/>
            <w:color w:val="FF0000"/>
          </w:rPr>
          <w:delText xml:space="preserve">但</w:delText>
        </w:r>
      </w:del>
      <w:ins w:id="267" w:author="Kiro润色" w:date="2026-06-17T00:00:00Z">
        <w:r>
          <w:rPr>
            <w:rFonts w:hint="default" w:ascii="Times New Roman" w:hAnsi="Times New Roman" w:eastAsia="宋体" w:cs="Times New Roman"/>
            <w:color w:val="FF0000"/>
          </w:rPr>
          <w:t xml:space="preserve">而</w:t>
        </w:r>
      </w:ins>
      <w:r>
        <w:rPr>
          <w:rFonts w:hint="default" w:ascii="Times New Roman" w:hAnsi="Times New Roman" w:eastAsia="宋体" w:cs="Times New Roman"/>
          <w:color w:val="FF0000"/>
        </w:rPr>
        <w:t xml:space="preserve">多选题准确率</w:t>
      </w:r>
      <w:del w:id="268" w:author="Kiro润色" w:date="2026-06-17T00:00:00Z">
        <w:r>
          <w:rPr>
            <w:rFonts w:hint="default" w:ascii="Times New Roman" w:hAnsi="Times New Roman" w:eastAsia="宋体" w:cs="Times New Roman"/>
            <w:color w:val="FF0000"/>
          </w:rPr>
          <w:delText xml:space="preserve">出现</w:delText>
        </w:r>
      </w:del>
      <w:r>
        <w:rPr>
          <w:rFonts w:hint="default" w:ascii="Times New Roman" w:hAnsi="Times New Roman" w:eastAsia="宋体" w:cs="Times New Roman"/>
          <w:color w:val="FF0000"/>
        </w:rPr>
        <w:t xml:space="preserve">大幅下降</w:t>
      </w:r>
      <w:del w:id="269" w:author="Kiro润色" w:date="2026-06-17T00:00:00Z">
        <w:r>
          <w:rPr>
            <w:rFonts w:hint="default" w:ascii="Times New Roman" w:hAnsi="Times New Roman" w:eastAsia="宋体" w:cs="Times New Roman"/>
            <w:color w:val="FF0000"/>
          </w:rPr>
          <w:delText xml:space="preserve">。曹露等</w:delText>
        </w:r>
      </w:del>
      <w:r>
        <w:rPr>
          <w:rFonts w:hint="default" w:ascii="Times New Roman" w:hAnsi="Times New Roman" w:eastAsia="宋体" w:cs="Times New Roman"/>
          <w:color w:val="FF0000"/>
        </w:rPr>
        <w:t xml:space="preserve">[</w:t>
      </w:r>
      <w:del w:id="270" w:author="Kiro润色" w:date="2026-06-17T00:00:00Z">
        <w:r>
          <w:rPr>
            <w:rFonts w:hint="default" w:ascii="Times New Roman" w:hAnsi="Times New Roman" w:eastAsia="宋体" w:cs="Times New Roman"/>
            <w:color w:val="FF0000"/>
          </w:rPr>
          <w:delText xml:space="preserve">5</w:delText>
        </w:r>
      </w:del>
      <w:ins w:id="271" w:author="Kiro润色" w:date="2026-06-17T00:00:00Z">
        <w:r>
          <w:rPr>
            <w:rFonts w:hint="default" w:ascii="Times New Roman" w:hAnsi="Times New Roman" w:eastAsia="宋体" w:cs="Times New Roman"/>
            <w:color w:val="FF0000"/>
          </w:rPr>
          <w:t xml:space="preserve">3</w:t>
        </w:r>
      </w:ins>
      <w:r>
        <w:rPr>
          <w:rFonts w:hint="default" w:ascii="Times New Roman" w:hAnsi="Times New Roman" w:eastAsia="宋体" w:cs="Times New Roman"/>
          <w:color w:val="FF0000"/>
        </w:rPr>
        <w:t xml:space="preserve">]</w:t>
      </w:r>
      <w:del w:id="272" w:author="Kiro润色" w:date="2026-06-17T00:00:00Z">
        <w:r>
          <w:rPr>
            <w:rFonts w:hint="default" w:ascii="Times New Roman" w:hAnsi="Times New Roman" w:eastAsia="宋体" w:cs="Times New Roman"/>
            <w:color w:val="FF0000"/>
          </w:rPr>
          <w:delText xml:space="preserve">基于</w:delText>
        </w:r>
      </w:del>
      <w:ins w:id="273" w:author="Kiro润色" w:date="2026-06-17T00:00:00Z">
        <w:r>
          <w:rPr>
            <w:rFonts w:hint="default" w:ascii="Times New Roman" w:hAnsi="Times New Roman" w:eastAsia="宋体" w:cs="Times New Roman"/>
            <w:color w:val="FF0000"/>
          </w:rPr>
          <w:t xml:space="preserve">；覆盖</w:t>
        </w:r>
      </w:ins>
      <w:r>
        <w:rPr>
          <w:rFonts w:hint="default" w:ascii="Times New Roman" w:hAnsi="Times New Roman" w:eastAsia="宋体" w:cs="Times New Roman"/>
          <w:color w:val="FF0000"/>
        </w:rPr>
        <w:t xml:space="preserve">13个学科</w:t>
      </w:r>
      <w:ins w:id="274" w:author="Kiro润色" w:date="2026-06-17T00:00:00Z">
        <w:r>
          <w:rPr>
            <w:rFonts w:hint="default" w:ascii="Times New Roman" w:hAnsi="Times New Roman" w:eastAsia="宋体" w:cs="Times New Roman"/>
            <w:color w:val="FF0000"/>
          </w:rPr>
          <w:t xml:space="preserve">、</w:t>
        </w:r>
      </w:ins>
      <w:r>
        <w:rPr>
          <w:rFonts w:hint="default" w:ascii="Times New Roman" w:hAnsi="Times New Roman" w:eastAsia="宋体" w:cs="Times New Roman"/>
          <w:color w:val="FF0000"/>
        </w:rPr>
        <w:t xml:space="preserve">近3万道题的评测</w:t>
      </w:r>
      <w:ins w:id="275" w:author="Kiro润色" w:date="2026-06-17T00:00:00Z">
        <w:r>
          <w:rPr>
            <w:rFonts w:hint="default" w:ascii="Times New Roman" w:hAnsi="Times New Roman" w:eastAsia="宋体" w:cs="Times New Roman"/>
            <w:color w:val="FF0000"/>
          </w:rPr>
          <w:t xml:space="preserve">则</w:t>
        </w:r>
      </w:ins>
      <w:r>
        <w:rPr>
          <w:rFonts w:hint="default" w:ascii="Times New Roman" w:hAnsi="Times New Roman" w:eastAsia="宋体" w:cs="Times New Roman"/>
          <w:color w:val="FF0000"/>
        </w:rPr>
        <w:t xml:space="preserve">发现</w:t>
      </w:r>
      <w:del w:id="276" w:author="Kiro润色" w:date="2026-06-17T00:00:00Z">
        <w:r>
          <w:rPr>
            <w:rFonts w:hint="default" w:ascii="Times New Roman" w:hAnsi="Times New Roman" w:eastAsia="宋体" w:cs="Times New Roman"/>
            <w:color w:val="FF0000"/>
          </w:rPr>
          <w:delText xml:space="preserve">，</w:delText>
        </w:r>
      </w:del>
      <w:r>
        <w:rPr>
          <w:rFonts w:hint="default" w:ascii="Times New Roman" w:hAnsi="Times New Roman" w:eastAsia="宋体" w:cs="Times New Roman"/>
          <w:color w:val="FF0000"/>
        </w:rPr>
        <w:t xml:space="preserve">所有模型</w:t>
      </w:r>
      <w:del w:id="277" w:author="Kiro润色" w:date="2026-06-17T00:00:00Z">
        <w:r>
          <w:rPr>
            <w:rFonts w:hint="default" w:ascii="Times New Roman" w:hAnsi="Times New Roman" w:eastAsia="宋体" w:cs="Times New Roman"/>
            <w:color w:val="FF0000"/>
          </w:rPr>
          <w:delText xml:space="preserve">的</w:delText>
        </w:r>
      </w:del>
      <w:r>
        <w:rPr>
          <w:rFonts w:hint="default" w:ascii="Times New Roman" w:hAnsi="Times New Roman" w:eastAsia="宋体" w:cs="Times New Roman"/>
          <w:color w:val="FF0000"/>
        </w:rPr>
        <w:t xml:space="preserve">选择题准确率均不足60%，</w:t>
      </w:r>
      <w:del w:id="278" w:author="Kiro润色" w:date="2026-06-17T00:00:00Z">
        <w:r>
          <w:rPr>
            <w:rFonts w:hint="default" w:ascii="Times New Roman" w:hAnsi="Times New Roman" w:eastAsia="宋体" w:cs="Times New Roman"/>
            <w:color w:val="FF0000"/>
          </w:rPr>
          <w:delText xml:space="preserve">其中</w:delText>
        </w:r>
      </w:del>
      <w:r>
        <w:rPr>
          <w:rFonts w:hint="default" w:ascii="Times New Roman" w:hAnsi="Times New Roman" w:eastAsia="宋体" w:cs="Times New Roman"/>
          <w:color w:val="FF0000"/>
        </w:rPr>
        <w:t xml:space="preserve">Baichuan单选题仅</w:t>
      </w:r>
      <w:del w:id="279" w:author="Kiro润色" w:date="2026-06-17T00:00:00Z">
        <w:r>
          <w:rPr>
            <w:rFonts w:hint="default" w:ascii="Times New Roman" w:hAnsi="Times New Roman" w:eastAsia="宋体" w:cs="Times New Roman"/>
            <w:color w:val="FF0000"/>
          </w:rPr>
          <w:delText xml:space="preserve">为</w:delText>
        </w:r>
      </w:del>
      <w:r>
        <w:rPr>
          <w:rFonts w:hint="default" w:ascii="Times New Roman" w:hAnsi="Times New Roman" w:eastAsia="宋体" w:cs="Times New Roman"/>
          <w:color w:val="FF0000"/>
        </w:rPr>
        <w:t xml:space="preserve">36.07%</w:t>
      </w:r>
      <w:ins w:id="280" w:author="Kiro润色" w:date="2026-06-17T00:00:00Z">
        <w:r>
          <w:rPr>
            <w:rFonts w:hint="default" w:ascii="Times New Roman" w:hAnsi="Times New Roman" w:eastAsia="宋体" w:cs="Times New Roman"/>
            <w:color w:val="FF0000"/>
          </w:rPr>
          <w:t xml:space="preserve">[5]</w:t>
        </w:r>
      </w:ins>
      <w:r>
        <w:rPr>
          <w:rFonts w:hint="default" w:ascii="Times New Roman" w:hAnsi="Times New Roman" w:eastAsia="宋体" w:cs="Times New Roman"/>
          <w:color w:val="FF0000"/>
        </w:rPr>
        <w:t xml:space="preserve">。</w:t>
      </w:r>
      <w:del w:id="281" w:author="Kiro润色" w:date="2026-06-17T00:00:00Z">
        <w:r>
          <w:rPr>
            <w:rFonts w:hint="default" w:ascii="Times New Roman" w:hAnsi="Times New Roman" w:eastAsia="宋体" w:cs="Times New Roman"/>
            <w:color w:val="FF0000"/>
          </w:rPr>
          <w:delText xml:space="preserve">上述结果</w:delText>
        </w:r>
      </w:del>
      <w:ins w:id="282" w:author="Kiro润色" w:date="2026-06-17T00:00:00Z">
        <w:r>
          <w:rPr>
            <w:rFonts w:hint="default" w:ascii="Times New Roman" w:hAnsi="Times New Roman" w:eastAsia="宋体" w:cs="Times New Roman"/>
            <w:color w:val="FF0000"/>
          </w:rPr>
          <w:t xml:space="preserve">两者数字相去甚远却并不矛盾，</w:t>
        </w:r>
      </w:ins>
      <w:r>
        <w:rPr>
          <w:rFonts w:hint="default" w:ascii="Times New Roman" w:hAnsi="Times New Roman" w:eastAsia="宋体" w:cs="Times New Roman"/>
          <w:color w:val="FF0000"/>
        </w:rPr>
        <w:t xml:space="preserve">差异主要</w:t>
      </w:r>
      <w:del w:id="283" w:author="Kiro润色" w:date="2026-06-17T00:00:00Z">
        <w:r>
          <w:rPr>
            <w:rFonts w:hint="default" w:ascii="Times New Roman" w:hAnsi="Times New Roman" w:eastAsia="宋体" w:cs="Times New Roman"/>
            <w:color w:val="FF0000"/>
          </w:rPr>
          <w:delText xml:space="preserve">源于</w:delText>
        </w:r>
      </w:del>
      <w:ins w:id="284" w:author="Kiro润色" w:date="2026-06-17T00:00:00Z">
        <w:r>
          <w:rPr>
            <w:rFonts w:hint="default" w:ascii="Times New Roman" w:hAnsi="Times New Roman" w:eastAsia="宋体" w:cs="Times New Roman"/>
            <w:color w:val="FF0000"/>
          </w:rPr>
          <w:t xml:space="preserve">来自</w:t>
        </w:r>
      </w:ins>
      <w:r>
        <w:rPr>
          <w:rFonts w:hint="default" w:ascii="Times New Roman" w:hAnsi="Times New Roman" w:eastAsia="宋体" w:cs="Times New Roman"/>
          <w:color w:val="FF0000"/>
        </w:rPr>
        <w:t xml:space="preserve">模型代际</w:t>
      </w:r>
      <w:ins w:id="285" w:author="Kiro润色" w:date="2026-06-17T00:00:00Z">
        <w:r>
          <w:rPr>
            <w:rFonts w:hint="default" w:ascii="Times New Roman" w:hAnsi="Times New Roman" w:eastAsia="宋体" w:cs="Times New Roman"/>
            <w:color w:val="FF0000"/>
          </w:rPr>
          <w:t xml:space="preserve">与规模</w:t>
        </w:r>
      </w:ins>
      <w:r>
        <w:rPr>
          <w:rFonts w:hint="default" w:ascii="Times New Roman" w:hAnsi="Times New Roman" w:eastAsia="宋体" w:cs="Times New Roman"/>
          <w:color w:val="FF0000"/>
        </w:rPr>
        <w:t xml:space="preserve">、题型</w:t>
      </w:r>
      <w:del w:id="286" w:author="Kiro润色" w:date="2026-06-17T00:00:00Z">
        <w:r>
          <w:rPr>
            <w:rFonts w:hint="default" w:ascii="Times New Roman" w:hAnsi="Times New Roman" w:eastAsia="宋体" w:cs="Times New Roman"/>
            <w:color w:val="FF0000"/>
          </w:rPr>
          <w:delText xml:space="preserve">难度</w:delText>
        </w:r>
      </w:del>
      <w:ins w:id="287" w:author="Kiro润色" w:date="2026-06-17T00:00:00Z">
        <w:r>
          <w:rPr>
            <w:rFonts w:hint="default" w:ascii="Times New Roman" w:hAnsi="Times New Roman" w:eastAsia="宋体" w:cs="Times New Roman"/>
            <w:color w:val="FF0000"/>
          </w:rPr>
          <w:t xml:space="preserve">与计分口径</w:t>
        </w:r>
      </w:ins>
      <w:r>
        <w:rPr>
          <w:rFonts w:hint="default" w:ascii="Times New Roman" w:hAnsi="Times New Roman" w:eastAsia="宋体" w:cs="Times New Roman"/>
          <w:color w:val="FF0000"/>
        </w:rPr>
        <w:t xml:space="preserve">、数据集来源</w:t>
      </w:r>
      <w:del w:id="288" w:author="Kiro润色" w:date="2026-06-17T00:00:00Z">
        <w:r>
          <w:rPr>
            <w:rFonts w:hint="default" w:ascii="Times New Roman" w:hAnsi="Times New Roman" w:eastAsia="宋体" w:cs="Times New Roman"/>
            <w:color w:val="FF0000"/>
          </w:rPr>
          <w:delText xml:space="preserve">及</w:delText>
        </w:r>
      </w:del>
      <w:ins w:id="289" w:author="Kiro润色" w:date="2026-06-17T00:00:00Z">
        <w:r>
          <w:rPr>
            <w:rFonts w:hint="default" w:ascii="Times New Roman" w:hAnsi="Times New Roman" w:eastAsia="宋体" w:cs="Times New Roman"/>
            <w:color w:val="FF0000"/>
          </w:rPr>
          <w:t xml:space="preserve">与</w:t>
        </w:r>
      </w:ins>
      <w:r>
        <w:rPr>
          <w:rFonts w:hint="default" w:ascii="Times New Roman" w:hAnsi="Times New Roman" w:eastAsia="宋体" w:cs="Times New Roman"/>
          <w:color w:val="FF0000"/>
        </w:rPr>
        <w:t xml:space="preserve">评测</w:t>
      </w:r>
      <w:del w:id="290" w:author="Kiro润色" w:date="2026-06-17T00:00:00Z">
        <w:r>
          <w:rPr>
            <w:rFonts w:hint="default" w:ascii="Times New Roman" w:hAnsi="Times New Roman" w:eastAsia="宋体" w:cs="Times New Roman"/>
            <w:color w:val="FF0000"/>
          </w:rPr>
          <w:delText xml:space="preserve">协议的不同</w:delText>
        </w:r>
      </w:del>
      <w:ins w:id="291" w:author="Kiro润色" w:date="2026-06-17T00:00:00Z">
        <w:r>
          <w:rPr>
            <w:rFonts w:hint="default" w:ascii="Times New Roman" w:hAnsi="Times New Roman" w:eastAsia="宋体" w:cs="Times New Roman"/>
            <w:color w:val="FF0000"/>
          </w:rPr>
          <w:t xml:space="preserve">设置三方面</w:t>
        </w:r>
      </w:ins>
      <w:r>
        <w:rPr>
          <w:rFonts w:hint="default" w:ascii="Times New Roman" w:hAnsi="Times New Roman" w:eastAsia="宋体" w:cs="Times New Roman"/>
          <w:color w:val="FF0000"/>
        </w:rPr>
        <w:t xml:space="preserve">。</w:t>
      </w:r>
      <w:del w:id="292" w:author="Kiro润色" w:date="2026-06-17T00:00:00Z">
        <w:r>
          <w:rPr>
            <w:rFonts w:hint="default" w:ascii="Times New Roman" w:hAnsi="Times New Roman" w:eastAsia="宋体" w:cs="Times New Roman"/>
            <w:color w:val="FF0000"/>
          </w:rPr>
          <w:delText xml:space="preserve">这一现象深刻揭示：脱</w:delText>
        </w:r>
      </w:del>
      <w:ins w:id="293" w:author="Kiro润色" w:date="2026-06-17T00:00:00Z">
        <w:r>
          <w:rPr>
            <w:rFonts w:hint="default" w:ascii="Times New Roman" w:hAnsi="Times New Roman" w:eastAsia="宋体" w:cs="Times New Roman"/>
            <w:color w:val="FF0000"/>
          </w:rPr>
          <w:t xml:space="preserve">可见</w:t>
        </w:r>
      </w:ins>
      <w:r>
        <w:rPr>
          <w:rFonts w:hint="default" w:ascii="Times New Roman" w:hAnsi="Times New Roman" w:eastAsia="宋体" w:cs="Times New Roman"/>
          <w:color w:val="FF0000"/>
        </w:rPr>
        <w:t xml:space="preserve">离</w:t>
      </w:r>
      <w:ins w:id="294" w:author="Kiro润色" w:date="2026-06-17T00:00:00Z">
        <w:r>
          <w:rPr>
            <w:rFonts w:hint="default" w:ascii="Times New Roman" w:hAnsi="Times New Roman" w:eastAsia="宋体" w:cs="Times New Roman"/>
            <w:color w:val="FF0000"/>
          </w:rPr>
          <w:t xml:space="preserve">开</w:t>
        </w:r>
      </w:ins>
      <w:r>
        <w:rPr>
          <w:rFonts w:hint="default" w:ascii="Times New Roman" w:hAnsi="Times New Roman" w:eastAsia="宋体" w:cs="Times New Roman"/>
          <w:color w:val="FF0000"/>
        </w:rPr>
        <w:t xml:space="preserve">模型版本、题型</w:t>
      </w:r>
      <w:del w:id="295" w:author="Kiro润色" w:date="2026-06-17T00:00:00Z">
        <w:r>
          <w:rPr>
            <w:rFonts w:hint="default" w:ascii="Times New Roman" w:hAnsi="Times New Roman" w:eastAsia="宋体" w:cs="Times New Roman"/>
            <w:color w:val="FF0000"/>
          </w:rPr>
          <w:delText xml:space="preserve">设置和</w:delText>
        </w:r>
      </w:del>
      <w:ins w:id="296" w:author="Kiro润色" w:date="2026-06-17T00:00:00Z">
        <w:r>
          <w:rPr>
            <w:rFonts w:hint="default" w:ascii="Times New Roman" w:hAnsi="Times New Roman" w:eastAsia="宋体" w:cs="Times New Roman"/>
            <w:color w:val="FF0000"/>
          </w:rPr>
          <w:t xml:space="preserve">与</w:t>
        </w:r>
      </w:ins>
      <w:r>
        <w:rPr>
          <w:rFonts w:hint="default" w:ascii="Times New Roman" w:hAnsi="Times New Roman" w:eastAsia="宋体" w:cs="Times New Roman"/>
          <w:color w:val="FF0000"/>
        </w:rPr>
        <w:t xml:space="preserve">评测协议</w:t>
      </w:r>
      <w:del w:id="297" w:author="Kiro润色" w:date="2026-06-17T00:00:00Z">
        <w:r>
          <w:rPr>
            <w:rFonts w:hint="default" w:ascii="Times New Roman" w:hAnsi="Times New Roman" w:eastAsia="宋体" w:cs="Times New Roman"/>
            <w:color w:val="FF0000"/>
          </w:rPr>
          <w:delText xml:space="preserve">讨论</w:delText>
        </w:r>
      </w:del>
      <w:ins w:id="298" w:author="Kiro润色" w:date="2026-06-17T00:00:00Z">
        <w:r>
          <w:rPr>
            <w:rFonts w:hint="default" w:ascii="Times New Roman" w:hAnsi="Times New Roman" w:eastAsia="宋体" w:cs="Times New Roman"/>
            <w:color w:val="FF0000"/>
          </w:rPr>
          <w:t xml:space="preserve">来谈</w:t>
        </w:r>
      </w:ins>
      <w:r>
        <w:rPr>
          <w:rFonts w:hint="default" w:ascii="Times New Roman" w:hAnsi="Times New Roman" w:eastAsia="宋体" w:cs="Times New Roman"/>
          <w:color w:val="FF0000"/>
        </w:rPr>
        <w:t xml:space="preserve">准确率</w:t>
      </w:r>
      <w:del w:id="299" w:author="Kiro润色" w:date="2026-06-17T00:00:00Z">
        <w:r>
          <w:rPr>
            <w:rFonts w:hint="default" w:ascii="Times New Roman" w:hAnsi="Times New Roman" w:eastAsia="宋体" w:cs="Times New Roman"/>
            <w:color w:val="FF0000"/>
          </w:rPr>
          <w:delText xml:space="preserve">缺乏</w:delText>
        </w:r>
      </w:del>
      <w:ins w:id="300" w:author="Kiro润色" w:date="2026-06-17T00:00:00Z">
        <w:r>
          <w:rPr>
            <w:rFonts w:hint="default" w:ascii="Times New Roman" w:hAnsi="Times New Roman" w:eastAsia="宋体" w:cs="Times New Roman"/>
            <w:color w:val="FF0000"/>
          </w:rPr>
          <w:t xml:space="preserve">并无</w:t>
        </w:r>
      </w:ins>
      <w:r>
        <w:rPr>
          <w:rFonts w:hint="default" w:ascii="Times New Roman" w:hAnsi="Times New Roman" w:eastAsia="宋体" w:cs="Times New Roman"/>
          <w:color w:val="FF0000"/>
        </w:rPr>
        <w:t xml:space="preserve">实质</w:t>
      </w:r>
      <w:del w:id="301" w:author="Kiro润色" w:date="2026-06-17T00:00:00Z">
        <w:r>
          <w:rPr>
            <w:rFonts w:hint="default" w:ascii="Times New Roman" w:hAnsi="Times New Roman" w:eastAsia="宋体" w:cs="Times New Roman"/>
            <w:color w:val="FF0000"/>
          </w:rPr>
          <w:delText xml:space="preserve">性</w:delText>
        </w:r>
      </w:del>
      <w:r>
        <w:rPr>
          <w:rFonts w:hint="default" w:ascii="Times New Roman" w:hAnsi="Times New Roman" w:eastAsia="宋体" w:cs="Times New Roman"/>
          <w:color w:val="FF0000"/>
        </w:rPr>
        <w:t xml:space="preserve">意义，</w:t>
      </w:r>
      <w:ins w:id="302" w:author="Kiro润色" w:date="2026-06-17T00:00:00Z">
        <w:r>
          <w:rPr>
            <w:rFonts w:hint="default" w:ascii="Times New Roman" w:hAnsi="Times New Roman" w:eastAsia="宋体" w:cs="Times New Roman"/>
            <w:color w:val="FF0000"/>
          </w:rPr>
          <w:t xml:space="preserve">这</w:t>
        </w:r>
      </w:ins>
      <w:r>
        <w:rPr>
          <w:rFonts w:hint="default" w:ascii="Times New Roman" w:hAnsi="Times New Roman" w:eastAsia="宋体" w:cs="Times New Roman"/>
          <w:color w:val="FF0000"/>
        </w:rPr>
        <w:t xml:space="preserve">也</w:t>
      </w:r>
      <w:del w:id="303" w:author="Kiro润色" w:date="2026-06-17T00:00:00Z">
        <w:r>
          <w:rPr>
            <w:rFonts w:hint="default" w:ascii="Times New Roman" w:hAnsi="Times New Roman" w:eastAsia="宋体" w:cs="Times New Roman"/>
            <w:color w:val="FF0000"/>
          </w:rPr>
          <w:delText xml:space="preserve">反映出</w:delText>
        </w:r>
      </w:del>
      <w:ins w:id="304" w:author="Kiro润色" w:date="2026-06-17T00:00:00Z">
        <w:r>
          <w:rPr>
            <w:rFonts w:hint="default" w:ascii="Times New Roman" w:hAnsi="Times New Roman" w:eastAsia="宋体" w:cs="Times New Roman"/>
            <w:color w:val="FF0000"/>
          </w:rPr>
          <w:t xml:space="preserve">说明</w:t>
        </w:r>
      </w:ins>
      <w:r>
        <w:rPr>
          <w:rFonts w:hint="default" w:ascii="Times New Roman" w:hAnsi="Times New Roman" w:eastAsia="宋体" w:cs="Times New Roman"/>
          <w:color w:val="FF0000"/>
        </w:rPr>
        <w:t xml:space="preserve">当前中医</w:t>
      </w:r>
      <w:del w:id="305" w:author="Kiro润色" w:date="2026-06-17T00:00:00Z">
        <w:r>
          <w:rPr>
            <w:rFonts w:hint="default" w:ascii="Times New Roman" w:hAnsi="Times New Roman" w:eastAsia="宋体" w:cs="Times New Roman"/>
            <w:color w:val="FF0000"/>
          </w:rPr>
          <w:delText xml:space="preserve">LLM</w:delText>
        </w:r>
      </w:del>
      <w:r>
        <w:rPr>
          <w:rFonts w:hint="default" w:ascii="Times New Roman" w:hAnsi="Times New Roman" w:eastAsia="宋体" w:cs="Times New Roman"/>
          <w:color w:val="FF0000"/>
        </w:rPr>
        <w:t xml:space="preserve">评测</w:t>
      </w:r>
      <w:del w:id="306" w:author="Kiro润色" w:date="2026-06-17T00:00:00Z">
        <w:r>
          <w:rPr>
            <w:rFonts w:hint="default" w:ascii="Times New Roman" w:hAnsi="Times New Roman" w:eastAsia="宋体" w:cs="Times New Roman"/>
            <w:color w:val="FF0000"/>
          </w:rPr>
          <w:delText xml:space="preserve">领域</w:delText>
        </w:r>
      </w:del>
      <w:r>
        <w:rPr>
          <w:rFonts w:hint="default" w:ascii="Times New Roman" w:hAnsi="Times New Roman" w:eastAsia="宋体" w:cs="Times New Roman"/>
          <w:color w:val="FF0000"/>
        </w:rPr>
        <w:t xml:space="preserve">缺少统一、可复现的标准协议。经过领域微调的中医专用</w:t>
      </w:r>
      <w:del w:id="307" w:author="Kiro润色" w:date="2026-06-17T00:00:00Z">
        <w:r>
          <w:rPr>
            <w:rFonts w:hint="default" w:ascii="Times New Roman" w:hAnsi="Times New Roman" w:eastAsia="宋体" w:cs="Times New Roman"/>
            <w:color w:val="FF0000"/>
          </w:rPr>
          <w:delText xml:space="preserve">LLM</w:delText>
        </w:r>
      </w:del>
      <w:ins w:id="308" w:author="Kiro润色" w:date="2026-06-17T00:00:00Z">
        <w:r>
          <w:rPr>
            <w:rFonts w:hint="default" w:ascii="Times New Roman" w:hAnsi="Times New Roman" w:eastAsia="宋体" w:cs="Times New Roman"/>
            <w:color w:val="FF0000"/>
          </w:rPr>
          <w:t xml:space="preserve">模型</w:t>
        </w:r>
      </w:ins>
      <w:r>
        <w:rPr>
          <w:rFonts w:hint="default" w:ascii="Times New Roman" w:hAnsi="Times New Roman" w:eastAsia="宋体" w:cs="Times New Roman"/>
          <w:color w:val="FF0000"/>
        </w:rPr>
        <w:t xml:space="preserve">在知识回忆任务上通常优于同规模的通用基础模型</w:t>
      </w:r>
      <w:ins w:id="309" w:author="Kiro润色" w:date="2026-06-17T00:00:00Z">
        <w:r>
          <w:rPr>
            <w:rFonts w:hint="default" w:ascii="Times New Roman" w:hAnsi="Times New Roman" w:eastAsia="宋体" w:cs="Times New Roman"/>
            <w:color w:val="FF0000"/>
          </w:rPr>
          <w:t xml:space="preserve">，</w:t>
        </w:r>
      </w:ins>
      <w:r>
        <w:rPr>
          <w:rFonts w:hint="default" w:ascii="Times New Roman" w:hAnsi="Times New Roman" w:eastAsia="宋体" w:cs="Times New Roman"/>
          <w:color w:val="FF0000"/>
        </w:rPr>
        <w:t xml:space="preserve">TCMChat[19]、XuanHuGPT[20]、Qibo[21]在各自基准上</w:t>
      </w:r>
      <w:del w:id="310" w:author="Kiro润色" w:date="2026-06-17T00:00:00Z">
        <w:r>
          <w:rPr>
            <w:rFonts w:hint="default" w:ascii="Times New Roman" w:hAnsi="Times New Roman" w:eastAsia="宋体" w:cs="Times New Roman"/>
            <w:color w:val="FF0000"/>
          </w:rPr>
          <w:delText xml:space="preserve">均</w:delText>
        </w:r>
      </w:del>
      <w:ins w:id="311" w:author="Kiro润色" w:date="2026-06-17T00:00:00Z">
        <w:r>
          <w:rPr>
            <w:rFonts w:hint="default" w:ascii="Times New Roman" w:hAnsi="Times New Roman" w:eastAsia="宋体" w:cs="Times New Roman"/>
            <w:color w:val="FF0000"/>
          </w:rPr>
          <w:t xml:space="preserve">即</w:t>
        </w:r>
      </w:ins>
      <w:r>
        <w:rPr>
          <w:rFonts w:hint="default" w:ascii="Times New Roman" w:hAnsi="Times New Roman" w:eastAsia="宋体" w:cs="Times New Roman"/>
          <w:color w:val="FF0000"/>
        </w:rPr>
        <w:t xml:space="preserve">表现更优</w:t>
      </w:r>
      <w:del w:id="312" w:author="Kiro润色" w:date="2026-06-17T00:00:00Z">
        <w:r>
          <w:rPr>
            <w:rFonts w:hint="default" w:ascii="Times New Roman" w:hAnsi="Times New Roman" w:eastAsia="宋体" w:cs="Times New Roman"/>
            <w:color w:val="FF0000"/>
          </w:rPr>
          <w:delText xml:space="preserve">。值得注意的是</w:delText>
        </w:r>
      </w:del>
      <w:ins w:id="313" w:author="Kiro润色" w:date="2026-06-17T00:00:00Z">
        <w:r>
          <w:rPr>
            <w:rFonts w:hint="default" w:ascii="Times New Roman" w:hAnsi="Times New Roman" w:eastAsia="宋体" w:cs="Times New Roman"/>
            <w:color w:val="FF0000"/>
          </w:rPr>
          <w:t xml:space="preserve">；但规模并非决定因素</w:t>
        </w:r>
      </w:ins>
      <w:r>
        <w:rPr>
          <w:rFonts w:hint="default" w:ascii="Times New Roman" w:hAnsi="Times New Roman" w:eastAsia="宋体" w:cs="Times New Roman"/>
          <w:color w:val="FF0000"/>
        </w:rPr>
        <w:t xml:space="preserve">，</w:t>
      </w:r>
      <w:del w:id="314" w:author="Kiro润色" w:date="2026-06-17T00:00:00Z">
        <w:r>
          <w:rPr>
            <w:rFonts w:hint="default" w:ascii="Times New Roman" w:hAnsi="Times New Roman" w:eastAsia="宋体" w:cs="Times New Roman"/>
            <w:color w:val="FF0000"/>
          </w:rPr>
          <w:delText xml:space="preserve">Li等[3]发现</w:delText>
        </w:r>
      </w:del>
      <w:r>
        <w:rPr>
          <w:rFonts w:hint="default" w:ascii="Times New Roman" w:hAnsi="Times New Roman" w:eastAsia="宋体" w:cs="Times New Roman"/>
          <w:color w:val="FF0000"/>
        </w:rPr>
        <w:t xml:space="preserve">轻量级</w:t>
      </w:r>
      <w:del w:id="315" w:author="Kiro润色" w:date="2026-06-17T00:00:00Z">
        <w:r>
          <w:rPr>
            <w:rFonts w:hint="default" w:ascii="Times New Roman" w:hAnsi="Times New Roman" w:eastAsia="宋体" w:cs="Times New Roman"/>
            <w:color w:val="FF0000"/>
          </w:rPr>
          <w:delText xml:space="preserve">模型</w:delText>
        </w:r>
      </w:del>
      <w:ins w:id="316" w:author="Kiro润色" w:date="2026-06-17T00:00:00Z">
        <w:r>
          <w:rPr>
            <w:rFonts w:hint="default" w:ascii="Times New Roman" w:hAnsi="Times New Roman" w:eastAsia="宋体" w:cs="Times New Roman"/>
            <w:color w:val="FF0000"/>
          </w:rPr>
          <w:t xml:space="preserve">的</w:t>
        </w:r>
      </w:ins>
      <w:r>
        <w:rPr>
          <w:rFonts w:hint="default" w:ascii="Times New Roman" w:hAnsi="Times New Roman" w:eastAsia="宋体" w:cs="Times New Roman"/>
          <w:color w:val="FF0000"/>
        </w:rPr>
        <w:t xml:space="preserve">Qwen3-1.7B</w:t>
      </w:r>
      <w:del w:id="317" w:author="Kiro润色" w:date="2026-06-17T00:00:00Z">
        <w:r>
          <w:rPr>
            <w:rFonts w:hint="default" w:ascii="Times New Roman" w:hAnsi="Times New Roman" w:eastAsia="宋体" w:cs="Times New Roman"/>
            <w:color w:val="FF0000"/>
          </w:rPr>
          <w:delText xml:space="preserve">的表现</w:delText>
        </w:r>
      </w:del>
      <w:ins w:id="318" w:author="Kiro润色" w:date="2026-06-17T00:00:00Z">
        <w:r>
          <w:rPr>
            <w:rFonts w:hint="default" w:ascii="Times New Roman" w:hAnsi="Times New Roman" w:eastAsia="宋体" w:cs="Times New Roman"/>
            <w:color w:val="FF0000"/>
          </w:rPr>
          <w:t xml:space="preserve">反而</w:t>
        </w:r>
      </w:ins>
      <w:r>
        <w:rPr>
          <w:rFonts w:hint="default" w:ascii="Times New Roman" w:hAnsi="Times New Roman" w:eastAsia="宋体" w:cs="Times New Roman"/>
          <w:color w:val="FF0000"/>
        </w:rPr>
        <w:t xml:space="preserve">超过了领域专用的TCMChat-7B，提示有效的领域优化</w:t>
      </w:r>
      <w:del w:id="319" w:author="Kiro润色" w:date="2026-06-17T00:00:00Z">
        <w:r>
          <w:rPr>
            <w:rFonts w:hint="default" w:ascii="Times New Roman" w:hAnsi="Times New Roman" w:eastAsia="宋体" w:cs="Times New Roman"/>
            <w:color w:val="FF0000"/>
          </w:rPr>
          <w:delText xml:space="preserve">策略</w:delText>
        </w:r>
      </w:del>
      <w:r>
        <w:rPr>
          <w:rFonts w:hint="default" w:ascii="Times New Roman" w:hAnsi="Times New Roman" w:eastAsia="宋体" w:cs="Times New Roman"/>
          <w:color w:val="FF0000"/>
        </w:rPr>
        <w:t xml:space="preserve">可能比单纯增大模型</w:t>
      </w:r>
      <w:del w:id="320" w:author="Kiro润色" w:date="2026-06-17T00:00:00Z">
        <w:r>
          <w:rPr>
            <w:rFonts w:hint="default" w:ascii="Times New Roman" w:hAnsi="Times New Roman" w:eastAsia="宋体" w:cs="Times New Roman"/>
            <w:color w:val="FF0000"/>
          </w:rPr>
          <w:delText xml:space="preserve">规模</w:delText>
        </w:r>
      </w:del>
      <w:r>
        <w:rPr>
          <w:rFonts w:hint="default" w:ascii="Times New Roman" w:hAnsi="Times New Roman" w:eastAsia="宋体" w:cs="Times New Roman"/>
          <w:color w:val="FF0000"/>
        </w:rPr>
        <w:t xml:space="preserve">更具成本效益</w:t>
      </w:r>
      <w:ins w:id="321" w:author="Kiro润色" w:date="2026-06-17T00:00:00Z">
        <w:r>
          <w:rPr>
            <w:rFonts w:hint="default" w:ascii="Times New Roman" w:hAnsi="Times New Roman" w:eastAsia="宋体" w:cs="Times New Roman"/>
            <w:color w:val="FF0000"/>
          </w:rPr>
          <w:t xml:space="preserve">[3]</w:t>
        </w:r>
      </w:ins>
      <w:r>
        <w:rPr>
          <w:rFonts w:hint="default" w:ascii="Times New Roman" w:hAnsi="Times New Roman" w:eastAsia="宋体" w:cs="Times New Roman"/>
          <w:color w:val="FF0000"/>
        </w:rPr>
        <w:t xml:space="preserve">。</w:t>
      </w:r>
    </w:p>
    <w:p w14:paraId="7388B286">
      <w:pPr>
        <w:pStyle w:val="5"/>
        <w:bidi w:val="0"/>
        <w:rPr>
          <w:rFonts w:hint="eastAsia" w:ascii="宋体" w:hAnsi="宋体" w:eastAsia="宋体" w:cs="宋体"/>
        </w:rPr>
      </w:pPr>
      <w:r>
        <w:rPr>
          <w:rFonts w:hint="eastAsia" w:ascii="宋体" w:hAnsi="宋体" w:eastAsia="宋体" w:cs="宋体"/>
        </w:rPr>
        <w:t>3.2.2 临床推理能力</w:t>
      </w:r>
    </w:p>
    <w:p w14:paraId="6B7E93F3">
      <w:pPr>
        <w:spacing w:line="360" w:lineRule="auto"/>
        <w:ind w:firstLine="440" w:firstLineChars="200"/>
        <w:jc w:val="both"/>
        <w:rPr>
          <w:rFonts w:hint="eastAsia" w:ascii="宋体" w:hAnsi="宋体" w:eastAsia="宋体" w:cs="宋体"/>
        </w:rPr>
      </w:pPr>
      <w:ins w:id="322" w:author="Kiro润色" w:date="2026-06-17T00:00:00Z">
        <w:r>
          <w:rPr>
            <w:rFonts w:hint="eastAsia" w:ascii="宋体" w:hAnsi="宋体" w:eastAsia="宋体" w:cs="宋体"/>
            <w:color w:val="FF0000"/>
          </w:rPr>
          <w:t xml:space="preserve">本节聚焦模型自身的临床推理（含辨证）能力，集成系统层面的辨证应用见3.3。</w:t>
        </w:r>
      </w:ins>
      <w:r>
        <w:rPr>
          <w:rFonts w:hint="eastAsia" w:ascii="宋体" w:hAnsi="宋体" w:eastAsia="宋体" w:cs="宋体"/>
          <w:color w:val="FF0000"/>
        </w:rPr>
        <w:t xml:space="preserve">在需要综合</w:t>
      </w:r>
      <w:ins w:id="323" w:author="Kiro润色" w:date="2026-06-17T00:00:00Z">
        <w:r>
          <w:rPr>
            <w:rFonts w:hint="eastAsia" w:ascii="宋体" w:hAnsi="宋体" w:eastAsia="宋体" w:cs="宋体"/>
            <w:color w:val="FF0000"/>
          </w:rPr>
          <w:t xml:space="preserve">运用</w:t>
        </w:r>
      </w:ins>
      <w:r>
        <w:rPr>
          <w:rFonts w:hint="eastAsia" w:ascii="宋体" w:hAnsi="宋体" w:eastAsia="宋体" w:cs="宋体"/>
          <w:color w:val="FF0000"/>
        </w:rPr>
        <w:t xml:space="preserve">知识</w:t>
      </w:r>
      <w:del w:id="324" w:author="Kiro润色" w:date="2026-06-17T00:00:00Z">
        <w:r>
          <w:rPr>
            <w:rFonts w:hint="eastAsia" w:ascii="宋体" w:hAnsi="宋体" w:eastAsia="宋体" w:cs="宋体"/>
            <w:color w:val="FF0000"/>
          </w:rPr>
          <w:delText xml:space="preserve">进行</w:delText>
        </w:r>
      </w:del>
      <w:ins w:id="325" w:author="Kiro润色" w:date="2026-06-17T00:00:00Z">
        <w:r>
          <w:rPr>
            <w:rFonts w:hint="eastAsia" w:ascii="宋体" w:hAnsi="宋体" w:eastAsia="宋体" w:cs="宋体"/>
            <w:color w:val="FF0000"/>
          </w:rPr>
          <w:t xml:space="preserve">的</w:t>
        </w:r>
      </w:ins>
      <w:r>
        <w:rPr>
          <w:rFonts w:hint="eastAsia" w:ascii="宋体" w:hAnsi="宋体" w:eastAsia="宋体" w:cs="宋体"/>
          <w:color w:val="FF0000"/>
        </w:rPr>
        <w:t xml:space="preserve">临床推理</w:t>
      </w:r>
      <w:del w:id="326" w:author="Kiro润色" w:date="2026-06-17T00:00:00Z">
        <w:r>
          <w:rPr>
            <w:rFonts w:hint="eastAsia" w:ascii="宋体" w:hAnsi="宋体" w:eastAsia="宋体" w:cs="宋体"/>
            <w:color w:val="FF0000"/>
          </w:rPr>
          <w:delText xml:space="preserve">的</w:delText>
        </w:r>
      </w:del>
      <w:r>
        <w:rPr>
          <w:rFonts w:hint="eastAsia" w:ascii="宋体" w:hAnsi="宋体" w:eastAsia="宋体" w:cs="宋体"/>
          <w:color w:val="FF0000"/>
        </w:rPr>
        <w:t xml:space="preserve">任务上，各类模型</w:t>
      </w:r>
      <w:del w:id="327" w:author="Kiro润色" w:date="2026-06-17T00:00:00Z">
        <w:r>
          <w:rPr>
            <w:rFonts w:hint="eastAsia" w:ascii="宋体" w:hAnsi="宋体" w:eastAsia="宋体" w:cs="宋体"/>
            <w:color w:val="FF0000"/>
          </w:rPr>
          <w:delText xml:space="preserve">均面临</w:delText>
        </w:r>
      </w:del>
      <w:ins w:id="328" w:author="Kiro润色" w:date="2026-06-17T00:00:00Z">
        <w:r>
          <w:rPr>
            <w:rFonts w:hint="eastAsia" w:ascii="宋体" w:hAnsi="宋体" w:eastAsia="宋体" w:cs="宋体"/>
            <w:color w:val="FF0000"/>
          </w:rPr>
          <w:t xml:space="preserve">都明</w:t>
        </w:r>
      </w:ins>
      <w:r>
        <w:rPr>
          <w:rFonts w:hint="eastAsia" w:ascii="宋体" w:hAnsi="宋体" w:eastAsia="宋体" w:cs="宋体"/>
          <w:color w:val="FF0000"/>
        </w:rPr>
        <w:t xml:space="preserve">显</w:t>
      </w:r>
      <w:del w:id="329" w:author="Kiro润色" w:date="2026-06-17T00:00:00Z">
        <w:r>
          <w:rPr>
            <w:rFonts w:hint="eastAsia" w:ascii="宋体" w:hAnsi="宋体" w:eastAsia="宋体" w:cs="宋体"/>
            <w:color w:val="FF0000"/>
          </w:rPr>
          <w:delText xml:space="preserve">著挑战。</w:delText>
        </w:r>
      </w:del>
      <w:ins w:id="330" w:author="Kiro润色" w:date="2026-06-17T00:00:00Z">
        <w:r>
          <w:rPr>
            <w:rFonts w:hint="eastAsia" w:ascii="宋体" w:hAnsi="宋体" w:eastAsia="宋体" w:cs="宋体"/>
            <w:color w:val="FF0000"/>
          </w:rPr>
          <w:t xml:space="preserve">吃力，其中</w:t>
        </w:r>
      </w:ins>
      <w:r>
        <w:rPr>
          <w:rFonts w:hint="eastAsia" w:ascii="宋体" w:hAnsi="宋体" w:eastAsia="宋体" w:cs="宋体"/>
          <w:color w:val="FF0000"/>
        </w:rPr>
        <w:t xml:space="preserve">症状诊断通常被视为难度最高的推理类别[3]。</w:t>
      </w:r>
      <w:del w:id="331" w:author="Kiro润色" w:date="2026-06-17T00:00:00Z">
        <w:r>
          <w:rPr>
            <w:rFonts w:hint="eastAsia" w:ascii="宋体" w:hAnsi="宋体" w:eastAsia="宋体" w:cs="宋体"/>
            <w:color w:val="FF0000"/>
          </w:rPr>
          <w:delText xml:space="preserve">Chen等[7]的评估显示，</w:delText>
        </w:r>
      </w:del>
      <w:r>
        <w:rPr>
          <w:rFonts w:hint="eastAsia" w:ascii="宋体" w:hAnsi="宋体" w:eastAsia="宋体" w:cs="宋体"/>
          <w:color w:val="FF0000"/>
        </w:rPr>
        <w:t xml:space="preserve">未经优化的通用</w:t>
      </w:r>
      <w:del w:id="332" w:author="Kiro润色" w:date="2026-06-17T00:00:00Z">
        <w:r>
          <w:rPr>
            <w:rFonts w:hint="eastAsia" w:ascii="宋体" w:hAnsi="宋体" w:eastAsia="宋体" w:cs="宋体"/>
            <w:color w:val="FF0000"/>
          </w:rPr>
          <w:delText xml:space="preserve">LLM和</w:delText>
        </w:r>
      </w:del>
      <w:ins w:id="333" w:author="Kiro润色" w:date="2026-06-17T00:00:00Z">
        <w:r>
          <w:rPr>
            <w:rFonts w:hint="eastAsia" w:ascii="宋体" w:hAnsi="宋体" w:eastAsia="宋体" w:cs="宋体"/>
            <w:color w:val="FF0000"/>
          </w:rPr>
          <w:t xml:space="preserve">模型与</w:t>
        </w:r>
      </w:ins>
      <w:r>
        <w:rPr>
          <w:rFonts w:hint="eastAsia" w:ascii="宋体" w:hAnsi="宋体" w:eastAsia="宋体" w:cs="宋体"/>
          <w:color w:val="FF0000"/>
        </w:rPr>
        <w:t xml:space="preserve">中医专用</w:t>
      </w:r>
      <w:del w:id="334" w:author="Kiro润色" w:date="2026-06-17T00:00:00Z">
        <w:r>
          <w:rPr>
            <w:rFonts w:hint="eastAsia" w:ascii="宋体" w:hAnsi="宋体" w:eastAsia="宋体" w:cs="宋体"/>
            <w:color w:val="FF0000"/>
          </w:rPr>
          <w:delText xml:space="preserve">LLM</w:delText>
        </w:r>
      </w:del>
      <w:ins w:id="335" w:author="Kiro润色" w:date="2026-06-17T00:00:00Z">
        <w:r>
          <w:rPr>
            <w:rFonts w:hint="eastAsia" w:ascii="宋体" w:hAnsi="宋体" w:eastAsia="宋体" w:cs="宋体"/>
            <w:color w:val="FF0000"/>
          </w:rPr>
          <w:t xml:space="preserve">模型</w:t>
        </w:r>
      </w:ins>
      <w:r>
        <w:rPr>
          <w:rFonts w:hint="eastAsia" w:ascii="宋体" w:hAnsi="宋体" w:eastAsia="宋体" w:cs="宋体"/>
          <w:color w:val="FF0000"/>
        </w:rPr>
        <w:t xml:space="preserve">在病机推断</w:t>
      </w:r>
      <w:del w:id="336" w:author="Kiro润色" w:date="2026-06-17T00:00:00Z">
        <w:r>
          <w:rPr>
            <w:rFonts w:hint="eastAsia" w:ascii="宋体" w:hAnsi="宋体" w:eastAsia="宋体" w:cs="宋体"/>
            <w:color w:val="FF0000"/>
          </w:rPr>
          <w:delText xml:space="preserve">与</w:delText>
        </w:r>
      </w:del>
      <w:ins w:id="337"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证候推断上</w:t>
      </w:r>
      <w:del w:id="338" w:author="Kiro润色" w:date="2026-06-17T00:00:00Z">
        <w:r>
          <w:rPr>
            <w:rFonts w:hint="eastAsia" w:ascii="宋体" w:hAnsi="宋体" w:eastAsia="宋体" w:cs="宋体"/>
            <w:color w:val="FF0000"/>
          </w:rPr>
          <w:delText xml:space="preserve">的</w:delText>
        </w:r>
      </w:del>
      <w:r>
        <w:rPr>
          <w:rFonts w:hint="eastAsia" w:ascii="宋体" w:hAnsi="宋体" w:eastAsia="宋体" w:cs="宋体"/>
          <w:color w:val="FF0000"/>
        </w:rPr>
        <w:t xml:space="preserve">准确率</w:t>
      </w:r>
      <w:del w:id="339" w:author="Kiro润色" w:date="2026-06-17T00:00:00Z">
        <w:r>
          <w:rPr>
            <w:rFonts w:hint="eastAsia" w:ascii="宋体" w:hAnsi="宋体" w:eastAsia="宋体" w:cs="宋体"/>
            <w:color w:val="FF0000"/>
          </w:rPr>
          <w:delText xml:space="preserve">均</w:delText>
        </w:r>
      </w:del>
      <w:ins w:id="340" w:author="Kiro润色" w:date="2026-06-17T00:00:00Z">
        <w:r>
          <w:rPr>
            <w:rFonts w:hint="eastAsia" w:ascii="宋体" w:hAnsi="宋体" w:eastAsia="宋体" w:cs="宋体"/>
            <w:color w:val="FF0000"/>
          </w:rPr>
          <w:t xml:space="preserve">都</w:t>
        </w:r>
      </w:ins>
      <w:r>
        <w:rPr>
          <w:rFonts w:hint="eastAsia" w:ascii="宋体" w:hAnsi="宋体" w:eastAsia="宋体" w:cs="宋体"/>
          <w:color w:val="FF0000"/>
        </w:rPr>
        <w:t xml:space="preserve">较为有限，而</w:t>
      </w:r>
      <w:del w:id="341" w:author="Kiro润色" w:date="2026-06-17T00:00:00Z">
        <w:r>
          <w:rPr>
            <w:rFonts w:hint="eastAsia" w:ascii="宋体" w:hAnsi="宋体" w:eastAsia="宋体" w:cs="宋体"/>
            <w:color w:val="FF0000"/>
          </w:rPr>
          <w:delText xml:space="preserve">采用其提出的“</w:delText>
        </w:r>
      </w:del>
      <w:ins w:id="342" w:author="Kiro润色" w:date="2026-06-17T00:00:00Z">
        <w:r>
          <w:rPr>
            <w:rFonts w:hint="eastAsia" w:ascii="宋体" w:hAnsi="宋体" w:eastAsia="宋体" w:cs="宋体"/>
            <w:color w:val="FF0000"/>
          </w:rPr>
          <w:t xml:space="preserve">引入</w:t>
        </w:r>
      </w:ins>
      <w:r>
        <w:rPr>
          <w:rFonts w:hint="eastAsia" w:ascii="宋体" w:hAnsi="宋体" w:eastAsia="宋体" w:cs="宋体"/>
          <w:color w:val="FF0000"/>
        </w:rPr>
        <w:t xml:space="preserve">开卷考试式指令微调</w:t>
      </w:r>
      <w:del w:id="343" w:author="Kiro润色" w:date="2026-06-17T00:00:00Z">
        <w:r>
          <w:rPr>
            <w:rFonts w:hint="eastAsia" w:ascii="宋体" w:hAnsi="宋体" w:eastAsia="宋体" w:cs="宋体"/>
            <w:color w:val="FF0000"/>
          </w:rPr>
          <w:delText xml:space="preserve">”方法</w:delText>
        </w:r>
      </w:del>
      <w:r>
        <w:rPr>
          <w:rFonts w:hint="eastAsia" w:ascii="宋体" w:hAnsi="宋体" w:eastAsia="宋体" w:cs="宋体"/>
          <w:color w:val="FF0000"/>
        </w:rPr>
        <w:t xml:space="preserve">后</w:t>
      </w:r>
      <w:del w:id="344" w:author="Kiro润色" w:date="2026-06-17T00:00:00Z">
        <w:r>
          <w:rPr>
            <w:rFonts w:hint="eastAsia" w:ascii="宋体" w:hAnsi="宋体" w:eastAsia="宋体" w:cs="宋体"/>
            <w:color w:val="FF0000"/>
          </w:rPr>
          <w:delText xml:space="preserve">，模型</w:delText>
        </w:r>
      </w:del>
      <w:r>
        <w:rPr>
          <w:rFonts w:hint="eastAsia" w:ascii="宋体" w:hAnsi="宋体" w:eastAsia="宋体" w:cs="宋体"/>
          <w:color w:val="FF0000"/>
        </w:rPr>
        <w:t xml:space="preserve">性能</w:t>
      </w:r>
      <w:ins w:id="345" w:author="Kiro润色" w:date="2026-06-17T00:00:00Z">
        <w:r>
          <w:rPr>
            <w:rFonts w:hint="eastAsia" w:ascii="宋体" w:hAnsi="宋体" w:eastAsia="宋体" w:cs="宋体"/>
            <w:color w:val="FF0000"/>
          </w:rPr>
          <w:t xml:space="preserve">可</w:t>
        </w:r>
      </w:ins>
      <w:r>
        <w:rPr>
          <w:rFonts w:hint="eastAsia" w:ascii="宋体" w:hAnsi="宋体" w:eastAsia="宋体" w:cs="宋体"/>
          <w:color w:val="FF0000"/>
        </w:rPr>
        <w:t xml:space="preserve">获</w:t>
      </w:r>
      <w:del w:id="346" w:author="Kiro润色" w:date="2026-06-17T00:00:00Z">
        <w:r>
          <w:rPr>
            <w:rFonts w:hint="eastAsia" w:ascii="宋体" w:hAnsi="宋体" w:eastAsia="宋体" w:cs="宋体"/>
            <w:color w:val="FF0000"/>
          </w:rPr>
          <w:delText xml:space="preserve">得</w:delText>
        </w:r>
      </w:del>
      <w:ins w:id="347" w:author="Kiro润色" w:date="2026-06-17T00:00:00Z">
        <w:r>
          <w:rPr>
            <w:rFonts w:hint="eastAsia" w:ascii="宋体" w:hAnsi="宋体" w:eastAsia="宋体" w:cs="宋体"/>
            <w:color w:val="FF0000"/>
          </w:rPr>
          <w:t xml:space="preserve">明</w:t>
        </w:r>
      </w:ins>
      <w:r>
        <w:rPr>
          <w:rFonts w:hint="eastAsia" w:ascii="宋体" w:hAnsi="宋体" w:eastAsia="宋体" w:cs="宋体"/>
          <w:color w:val="FF0000"/>
        </w:rPr>
        <w:t xml:space="preserve">显</w:t>
      </w:r>
      <w:del w:id="348" w:author="Kiro润色" w:date="2026-06-17T00:00:00Z">
        <w:r>
          <w:rPr>
            <w:rFonts w:hint="eastAsia" w:ascii="宋体" w:hAnsi="宋体" w:eastAsia="宋体" w:cs="宋体"/>
            <w:color w:val="FF0000"/>
          </w:rPr>
          <w:delText xml:space="preserve">著</w:delText>
        </w:r>
      </w:del>
      <w:r>
        <w:rPr>
          <w:rFonts w:hint="eastAsia" w:ascii="宋体" w:hAnsi="宋体" w:eastAsia="宋体" w:cs="宋体"/>
          <w:color w:val="FF0000"/>
        </w:rPr>
        <w:t xml:space="preserve">提升</w:t>
      </w:r>
      <w:ins w:id="349" w:author="Kiro润色" w:date="2026-06-17T00:00:00Z">
        <w:r>
          <w:rPr>
            <w:rFonts w:hint="eastAsia" w:ascii="宋体" w:hAnsi="宋体" w:eastAsia="宋体" w:cs="宋体"/>
            <w:color w:val="FF0000"/>
          </w:rPr>
          <w:t xml:space="preserve">[7]</w:t>
        </w:r>
      </w:ins>
      <w:r>
        <w:rPr>
          <w:rFonts w:hint="eastAsia" w:ascii="宋体" w:hAnsi="宋体" w:eastAsia="宋体" w:cs="宋体"/>
          <w:color w:val="FF0000"/>
        </w:rPr>
        <w:t xml:space="preserve">。</w:t>
      </w:r>
      <w:del w:id="350" w:author="Kiro润色" w:date="2026-06-17T00:00:00Z">
        <w:r>
          <w:rPr>
            <w:rFonts w:hint="eastAsia" w:ascii="宋体" w:hAnsi="宋体" w:eastAsia="宋体" w:cs="宋体"/>
            <w:color w:val="FF0000"/>
          </w:rPr>
          <w:delText xml:space="preserve">上述结果表</w:delText>
        </w:r>
      </w:del>
      <w:ins w:id="351" w:author="Kiro润色" w:date="2026-06-17T00:00:00Z">
        <w:r>
          <w:rPr>
            <w:rFonts w:hint="eastAsia" w:ascii="宋体" w:hAnsi="宋体" w:eastAsia="宋体" w:cs="宋体"/>
            <w:color w:val="FF0000"/>
          </w:rPr>
          <w:t xml:space="preserve">这说</w:t>
        </w:r>
      </w:ins>
      <w:r>
        <w:rPr>
          <w:rFonts w:hint="eastAsia" w:ascii="宋体" w:hAnsi="宋体" w:eastAsia="宋体" w:cs="宋体"/>
          <w:color w:val="FF0000"/>
        </w:rPr>
        <w:t xml:space="preserve">明</w:t>
      </w:r>
      <w:del w:id="352" w:author="Kiro润色" w:date="2026-06-17T00:00:00Z">
        <w:r>
          <w:rPr>
            <w:rFonts w:hint="eastAsia" w:ascii="宋体" w:hAnsi="宋体" w:eastAsia="宋体" w:cs="宋体"/>
            <w:color w:val="FF0000"/>
          </w:rPr>
          <w:delText xml:space="preserve">，</w:delText>
        </w:r>
      </w:del>
      <w:r>
        <w:rPr>
          <w:rFonts w:hint="eastAsia" w:ascii="宋体" w:hAnsi="宋体" w:eastAsia="宋体" w:cs="宋体"/>
          <w:color w:val="FF0000"/>
        </w:rPr>
        <w:t xml:space="preserve">单纯</w:t>
      </w:r>
      <w:del w:id="353" w:author="Kiro润色" w:date="2026-06-17T00:00:00Z">
        <w:r>
          <w:rPr>
            <w:rFonts w:hint="eastAsia" w:ascii="宋体" w:hAnsi="宋体" w:eastAsia="宋体" w:cs="宋体"/>
            <w:color w:val="FF0000"/>
          </w:rPr>
          <w:delText xml:space="preserve">的</w:delText>
        </w:r>
      </w:del>
      <w:ins w:id="354" w:author="Kiro润色" w:date="2026-06-17T00:00:00Z">
        <w:r>
          <w:rPr>
            <w:rFonts w:hint="eastAsia" w:ascii="宋体" w:hAnsi="宋体" w:eastAsia="宋体" w:cs="宋体"/>
            <w:color w:val="FF0000"/>
          </w:rPr>
          <w:t xml:space="preserve">灌输</w:t>
        </w:r>
      </w:ins>
      <w:r>
        <w:rPr>
          <w:rFonts w:hint="eastAsia" w:ascii="宋体" w:hAnsi="宋体" w:eastAsia="宋体" w:cs="宋体"/>
          <w:color w:val="FF0000"/>
        </w:rPr>
        <w:t xml:space="preserve">知识</w:t>
      </w:r>
      <w:del w:id="355" w:author="Kiro润色" w:date="2026-06-17T00:00:00Z">
        <w:r>
          <w:rPr>
            <w:rFonts w:hint="eastAsia" w:ascii="宋体" w:hAnsi="宋体" w:eastAsia="宋体" w:cs="宋体"/>
            <w:color w:val="FF0000"/>
          </w:rPr>
          <w:delText xml:space="preserve">灌输</w:delText>
        </w:r>
      </w:del>
      <w:r>
        <w:rPr>
          <w:rFonts w:hint="eastAsia" w:ascii="宋体" w:hAnsi="宋体" w:eastAsia="宋体" w:cs="宋体"/>
          <w:color w:val="FF0000"/>
        </w:rPr>
        <w:t xml:space="preserve">不足以</w:t>
      </w:r>
      <w:del w:id="356" w:author="Kiro润色" w:date="2026-06-17T00:00:00Z">
        <w:r>
          <w:rPr>
            <w:rFonts w:hint="eastAsia" w:ascii="宋体" w:hAnsi="宋体" w:eastAsia="宋体" w:cs="宋体"/>
            <w:color w:val="FF0000"/>
          </w:rPr>
          <w:delText xml:space="preserve">使</w:delText>
        </w:r>
      </w:del>
      <w:ins w:id="357" w:author="Kiro润色" w:date="2026-06-17T00:00:00Z">
        <w:r>
          <w:rPr>
            <w:rFonts w:hint="eastAsia" w:ascii="宋体" w:hAnsi="宋体" w:eastAsia="宋体" w:cs="宋体"/>
            <w:color w:val="FF0000"/>
          </w:rPr>
          <w:t xml:space="preserve">让</w:t>
        </w:r>
      </w:ins>
      <w:r>
        <w:rPr>
          <w:rFonts w:hint="eastAsia" w:ascii="宋体" w:hAnsi="宋体" w:eastAsia="宋体" w:cs="宋体"/>
          <w:color w:val="FF0000"/>
        </w:rPr>
        <w:t xml:space="preserve">模型掌握</w:t>
      </w:r>
      <w:del w:id="358" w:author="Kiro润色" w:date="2026-06-17T00:00:00Z">
        <w:r>
          <w:rPr>
            <w:rFonts w:hint="eastAsia" w:ascii="宋体" w:hAnsi="宋体" w:eastAsia="宋体" w:cs="宋体"/>
            <w:color w:val="FF0000"/>
          </w:rPr>
          <w:delText xml:space="preserve">中医</w:delText>
        </w:r>
      </w:del>
      <w:r>
        <w:rPr>
          <w:rFonts w:hint="eastAsia" w:ascii="宋体" w:hAnsi="宋体" w:eastAsia="宋体" w:cs="宋体"/>
          <w:color w:val="FF0000"/>
        </w:rPr>
        <w:t xml:space="preserve">辨证思维，</w:t>
      </w:r>
      <w:del w:id="359" w:author="Kiro润色" w:date="2026-06-17T00:00:00Z">
        <w:r>
          <w:rPr>
            <w:rFonts w:hint="eastAsia" w:ascii="宋体" w:hAnsi="宋体" w:eastAsia="宋体" w:cs="宋体"/>
            <w:color w:val="FF0000"/>
          </w:rPr>
          <w:delText xml:space="preserve">需借助</w:delText>
        </w:r>
      </w:del>
      <w:ins w:id="360" w:author="Kiro润色" w:date="2026-06-17T00:00:00Z">
        <w:r>
          <w:rPr>
            <w:rFonts w:hint="eastAsia" w:ascii="宋体" w:hAnsi="宋体" w:eastAsia="宋体" w:cs="宋体"/>
            <w:color w:val="FF0000"/>
          </w:rPr>
          <w:t xml:space="preserve">更关键的是用</w:t>
        </w:r>
      </w:ins>
      <w:r>
        <w:rPr>
          <w:rFonts w:hint="eastAsia" w:ascii="宋体" w:hAnsi="宋体" w:eastAsia="宋体" w:cs="宋体"/>
          <w:color w:val="FF0000"/>
        </w:rPr>
        <w:t xml:space="preserve">特定策略引导模型遵循中医逻辑</w:t>
      </w:r>
      <w:del w:id="361" w:author="Kiro润色" w:date="2026-06-17T00:00:00Z">
        <w:r>
          <w:rPr>
            <w:rFonts w:hint="eastAsia" w:ascii="宋体" w:hAnsi="宋体" w:eastAsia="宋体" w:cs="宋体"/>
            <w:color w:val="FF0000"/>
          </w:rPr>
          <w:delText xml:space="preserve">进行</w:delText>
        </w:r>
      </w:del>
      <w:ins w:id="362" w:author="Kiro润色" w:date="2026-06-17T00:00:00Z">
        <w:r>
          <w:rPr>
            <w:rFonts w:hint="eastAsia" w:ascii="宋体" w:hAnsi="宋体" w:eastAsia="宋体" w:cs="宋体"/>
            <w:color w:val="FF0000"/>
          </w:rPr>
          <w:t xml:space="preserve">完成</w:t>
        </w:r>
      </w:ins>
      <w:r>
        <w:rPr>
          <w:rFonts w:hint="eastAsia" w:ascii="宋体" w:hAnsi="宋体" w:eastAsia="宋体" w:cs="宋体"/>
          <w:color w:val="FF0000"/>
        </w:rPr>
        <w:t xml:space="preserve">多步推理。</w:t>
      </w:r>
    </w:p>
    <w:p w14:paraId="28639147">
      <w:pPr>
        <w:pStyle w:val="5"/>
        <w:bidi w:val="0"/>
        <w:rPr>
          <w:rFonts w:hint="eastAsia" w:ascii="宋体" w:hAnsi="宋体" w:eastAsia="宋体" w:cs="宋体"/>
        </w:rPr>
      </w:pPr>
      <w:r>
        <w:rPr>
          <w:rFonts w:hint="eastAsia" w:ascii="宋体" w:hAnsi="宋体" w:eastAsia="宋体" w:cs="宋体"/>
        </w:rPr>
        <w:t>3.2.3 安全性评估</w:t>
      </w:r>
    </w:p>
    <w:p w14:paraId="2435B611">
      <w:pPr>
        <w:spacing w:line="360" w:lineRule="auto"/>
        <w:ind w:firstLine="440" w:firstLineChars="200"/>
        <w:jc w:val="both"/>
        <w:rPr>
          <w:rFonts w:hint="eastAsia" w:ascii="宋体" w:hAnsi="宋体" w:eastAsia="宋体" w:cs="宋体"/>
        </w:rPr>
      </w:pPr>
      <w:del w:id="363" w:author="Kiro润色" w:date="2026-06-17T00:00:00Z">
        <w:r>
          <w:rPr>
            <w:rFonts w:hint="eastAsia" w:eastAsia="宋体" w:cs="宋体"/>
            <w:color w:val="FF0000"/>
            <w:lang w:val="en-US" w:eastAsia="zh-CN"/>
          </w:rPr>
          <w:delText xml:space="preserve">部分模型</w:delText>
        </w:r>
      </w:del>
      <w:ins w:id="364" w:author="Kiro润色" w:date="2026-06-17T00:00:00Z">
        <w:r>
          <w:rPr>
            <w:rFonts w:hint="eastAsia" w:eastAsia="宋体" w:cs="宋体"/>
            <w:color w:val="FF0000"/>
            <w:lang w:val="en-US" w:eastAsia="zh-CN"/>
          </w:rPr>
          <w:t xml:space="preserve">安全性评估揭示出能力与可靠性之间的落差：一些</w:t>
        </w:r>
      </w:ins>
      <w:r>
        <w:rPr>
          <w:rFonts w:hint="eastAsia" w:eastAsia="宋体" w:cs="宋体"/>
          <w:color w:val="FF0000"/>
          <w:lang w:val="en-US" w:eastAsia="zh-CN"/>
        </w:rPr>
        <w:t xml:space="preserve">在标准考试中表现良好</w:t>
      </w:r>
      <w:ins w:id="365" w:author="Kiro润色" w:date="2026-06-17T00:00:00Z">
        <w:r>
          <w:rPr>
            <w:rFonts w:hint="eastAsia" w:eastAsia="宋体" w:cs="宋体"/>
            <w:color w:val="FF0000"/>
            <w:lang w:val="en-US" w:eastAsia="zh-CN"/>
          </w:rPr>
          <w:t xml:space="preserve">的模型</w:t>
        </w:r>
      </w:ins>
      <w:r>
        <w:rPr>
          <w:rFonts w:hint="eastAsia" w:eastAsia="宋体" w:cs="宋体"/>
          <w:color w:val="FF0000"/>
          <w:lang w:val="en-US" w:eastAsia="zh-CN"/>
        </w:rPr>
        <w:t xml:space="preserve">，在错误信息检测任务上准确率</w:t>
      </w:r>
      <w:ins w:id="366" w:author="Kiro润色" w:date="2026-06-17T00:00:00Z">
        <w:r>
          <w:rPr>
            <w:rFonts w:hint="eastAsia" w:eastAsia="宋体" w:cs="宋体"/>
            <w:color w:val="FF0000"/>
            <w:lang w:val="en-US" w:eastAsia="zh-CN"/>
          </w:rPr>
          <w:t xml:space="preserve">会</w:t>
        </w:r>
      </w:ins>
      <w:r>
        <w:rPr>
          <w:rFonts w:hint="eastAsia" w:eastAsia="宋体" w:cs="宋体"/>
          <w:color w:val="FF0000"/>
          <w:lang w:val="en-US" w:eastAsia="zh-CN"/>
        </w:rPr>
        <w:t xml:space="preserve">降至20%</w:t>
      </w:r>
      <w:del w:id="367" w:author="Kiro润色" w:date="2026-06-17T00:00:00Z">
        <w:r>
          <w:rPr>
            <w:rFonts w:hint="eastAsia" w:eastAsia="宋体" w:cs="宋体"/>
            <w:color w:val="FF0000"/>
            <w:lang w:val="en-US" w:eastAsia="zh-CN"/>
          </w:rPr>
          <w:delText xml:space="preserve">-</w:delText>
        </w:r>
      </w:del>
      <w:ins w:id="368" w:author="Kiro润色" w:date="2026-06-17T00:00:00Z">
        <w:r>
          <w:rPr>
            <w:rFonts w:hint="eastAsia" w:eastAsia="宋体" w:cs="宋体"/>
            <w:color w:val="FF0000"/>
            <w:lang w:val="en-US" w:eastAsia="zh-CN"/>
          </w:rPr>
          <w:t xml:space="preserve">~</w:t>
        </w:r>
      </w:ins>
      <w:r>
        <w:rPr>
          <w:rFonts w:hint="eastAsia" w:eastAsia="宋体" w:cs="宋体"/>
          <w:color w:val="FF0000"/>
          <w:lang w:val="en-US" w:eastAsia="zh-CN"/>
        </w:rPr>
        <w:t xml:space="preserve">39%</w:t>
      </w:r>
      <w:del w:id="369" w:author="Kiro润色" w:date="2026-06-17T00:00:00Z">
        <w:r>
          <w:rPr>
            <w:rFonts w:hint="eastAsia" w:eastAsia="宋体" w:cs="宋体"/>
            <w:color w:val="FF0000"/>
            <w:lang w:val="en-US" w:eastAsia="zh-CN"/>
          </w:rPr>
          <w:delText xml:space="preserve">时</w:delText>
        </w:r>
      </w:del>
      <w:r>
        <w:rPr>
          <w:rFonts w:hint="eastAsia" w:eastAsia="宋体" w:cs="宋体"/>
          <w:color w:val="FF0000"/>
          <w:lang w:val="en-US" w:eastAsia="zh-CN"/>
        </w:rPr>
        <w:t xml:space="preserve">，</w:t>
      </w:r>
      <w:ins w:id="370" w:author="Kiro润色" w:date="2026-06-17T00:00:00Z">
        <w:r>
          <w:rPr>
            <w:rFonts w:hint="eastAsia" w:eastAsia="宋体" w:cs="宋体"/>
            <w:color w:val="FF0000"/>
            <w:lang w:val="en-US" w:eastAsia="zh-CN"/>
          </w:rPr>
          <w:t xml:space="preserve">“会</w:t>
        </w:r>
      </w:ins>
      <w:r>
        <w:rPr>
          <w:rFonts w:hint="eastAsia" w:eastAsia="宋体" w:cs="宋体"/>
          <w:color w:val="FF0000"/>
          <w:lang w:val="en-US" w:eastAsia="zh-CN"/>
        </w:rPr>
        <w:t xml:space="preserve">答题</w:t>
      </w:r>
      <w:ins w:id="371" w:author="Kiro润色" w:date="2026-06-17T00:00:00Z">
        <w:r>
          <w:rPr>
            <w:rFonts w:hint="eastAsia" w:eastAsia="宋体" w:cs="宋体"/>
            <w:color w:val="FF0000"/>
            <w:lang w:val="en-US" w:eastAsia="zh-CN"/>
          </w:rPr>
          <w:t xml:space="preserve">”与“</w:t>
        </w:r>
      </w:ins>
      <w:r>
        <w:rPr>
          <w:rFonts w:hint="eastAsia" w:eastAsia="宋体" w:cs="宋体"/>
          <w:color w:val="FF0000"/>
          <w:lang w:val="en-US" w:eastAsia="zh-CN"/>
        </w:rPr>
        <w:t xml:space="preserve">能</w:t>
      </w:r>
      <w:del w:id="372" w:author="Kiro润色" w:date="2026-06-17T00:00:00Z">
        <w:r>
          <w:rPr>
            <w:rFonts w:hint="eastAsia" w:eastAsia="宋体" w:cs="宋体"/>
            <w:color w:val="FF0000"/>
            <w:lang w:val="en-US" w:eastAsia="zh-CN"/>
          </w:rPr>
          <w:delText xml:space="preserve">力与真</w:delText>
        </w:r>
      </w:del>
      <w:ins w:id="373" w:author="Kiro润色" w:date="2026-06-17T00:00:00Z">
        <w:r>
          <w:rPr>
            <w:rFonts w:hint="eastAsia" w:eastAsia="宋体" w:cs="宋体"/>
            <w:color w:val="FF0000"/>
            <w:lang w:val="en-US" w:eastAsia="zh-CN"/>
          </w:rPr>
          <w:t xml:space="preserve">辨</w:t>
        </w:r>
      </w:ins>
      <w:r>
        <w:rPr>
          <w:rFonts w:hint="eastAsia" w:eastAsia="宋体" w:cs="宋体"/>
          <w:color w:val="FF0000"/>
          <w:lang w:val="en-US" w:eastAsia="zh-CN"/>
        </w:rPr>
        <w:t xml:space="preserve">伪</w:t>
      </w:r>
      <w:del w:id="374" w:author="Kiro润色" w:date="2026-06-17T00:00:00Z">
        <w:r>
          <w:rPr>
            <w:rFonts w:hint="eastAsia" w:eastAsia="宋体" w:cs="宋体"/>
            <w:color w:val="FF0000"/>
            <w:lang w:val="en-US" w:eastAsia="zh-CN"/>
          </w:rPr>
          <w:delText xml:space="preserve">辨识能力之间存在显著落差</w:delText>
        </w:r>
      </w:del>
      <w:ins w:id="375" w:author="Kiro润色" w:date="2026-06-17T00:00:00Z">
        <w:r>
          <w:rPr>
            <w:rFonts w:hint="eastAsia" w:eastAsia="宋体" w:cs="宋体"/>
            <w:color w:val="FF0000"/>
            <w:lang w:val="en-US" w:eastAsia="zh-CN"/>
          </w:rPr>
          <w:t xml:space="preserve">”并不等同</w:t>
        </w:r>
      </w:ins>
      <w:r>
        <w:rPr>
          <w:rFonts w:hint="eastAsia" w:eastAsia="宋体" w:cs="宋体"/>
          <w:color w:val="FF0000"/>
          <w:lang w:val="en-US" w:eastAsia="zh-CN"/>
        </w:rPr>
        <w:t xml:space="preserve">[11]。处方审核基准直接</w:t>
      </w:r>
      <w:del w:id="376" w:author="Kiro润色" w:date="2026-06-17T00:00:00Z">
        <w:r>
          <w:rPr>
            <w:rFonts w:hint="eastAsia" w:eastAsia="宋体" w:cs="宋体"/>
            <w:color w:val="FF0000"/>
            <w:lang w:val="en-US" w:eastAsia="zh-CN"/>
          </w:rPr>
          <w:delText xml:space="preserve">针</w:delText>
        </w:r>
      </w:del>
      <w:r>
        <w:rPr>
          <w:rFonts w:hint="eastAsia" w:eastAsia="宋体" w:cs="宋体"/>
          <w:color w:val="FF0000"/>
          <w:lang w:val="en-US" w:eastAsia="zh-CN"/>
        </w:rPr>
        <w:t xml:space="preserve">对</w:t>
      </w:r>
      <w:ins w:id="377" w:author="Kiro润色" w:date="2026-06-17T00:00:00Z">
        <w:r>
          <w:rPr>
            <w:rFonts w:hint="eastAsia" w:eastAsia="宋体" w:cs="宋体"/>
            <w:color w:val="FF0000"/>
            <w:lang w:val="en-US" w:eastAsia="zh-CN"/>
          </w:rPr>
          <w:t xml:space="preserve">应</w:t>
        </w:r>
      </w:ins>
      <w:r>
        <w:rPr>
          <w:rFonts w:hint="eastAsia" w:eastAsia="宋体" w:cs="宋体"/>
          <w:color w:val="FF0000"/>
          <w:lang w:val="en-US" w:eastAsia="zh-CN"/>
        </w:rPr>
        <w:t xml:space="preserve">用药安全这一核心临床风险[12]</w:t>
      </w:r>
      <w:del w:id="378" w:author="Kiro润色" w:date="2026-06-17T00:00:00Z">
        <w:r>
          <w:rPr>
            <w:rFonts w:hint="eastAsia" w:eastAsia="宋体" w:cs="宋体"/>
            <w:color w:val="FF0000"/>
            <w:lang w:val="en-US" w:eastAsia="zh-CN"/>
          </w:rPr>
          <w:delText xml:space="preserve">。Zhao等[22]</w:delText>
        </w:r>
      </w:del>
      <w:ins w:id="379" w:author="Kiro润色" w:date="2026-06-17T00:00:00Z">
        <w:r>
          <w:rPr>
            <w:rFonts w:hint="eastAsia" w:eastAsia="宋体" w:cs="宋体"/>
            <w:color w:val="FF0000"/>
            <w:lang w:val="en-US" w:eastAsia="zh-CN"/>
          </w:rPr>
          <w:t xml:space="preserve">；</w:t>
        </w:r>
      </w:ins>
      <w:r>
        <w:rPr>
          <w:rFonts w:hint="eastAsia" w:eastAsia="宋体" w:cs="宋体"/>
          <w:color w:val="FF0000"/>
          <w:lang w:val="en-US" w:eastAsia="zh-CN"/>
        </w:rPr>
        <w:t xml:space="preserve">从临床实践指南符合度</w:t>
      </w:r>
      <w:del w:id="380" w:author="Kiro润色" w:date="2026-06-17T00:00:00Z">
        <w:r>
          <w:rPr>
            <w:rFonts w:hint="eastAsia" w:eastAsia="宋体" w:cs="宋体"/>
            <w:color w:val="FF0000"/>
            <w:lang w:val="en-US" w:eastAsia="zh-CN"/>
          </w:rPr>
          <w:delText xml:space="preserve">的角度</w:delText>
        </w:r>
      </w:del>
      <w:r>
        <w:rPr>
          <w:rFonts w:hint="eastAsia" w:eastAsia="宋体" w:cs="宋体"/>
          <w:color w:val="FF0000"/>
          <w:lang w:val="en-US" w:eastAsia="zh-CN"/>
        </w:rPr>
        <w:t xml:space="preserve">评估</w:t>
      </w:r>
      <w:del w:id="381" w:author="Kiro润色" w:date="2026-06-17T00:00:00Z">
        <w:r>
          <w:rPr>
            <w:rFonts w:hint="eastAsia" w:eastAsia="宋体" w:cs="宋体"/>
            <w:color w:val="FF0000"/>
            <w:lang w:val="en-US" w:eastAsia="zh-CN"/>
          </w:rPr>
          <w:delText xml:space="preserve">了</w:delText>
        </w:r>
      </w:del>
      <w:r>
        <w:rPr>
          <w:rFonts w:hint="eastAsia" w:eastAsia="宋体" w:cs="宋体"/>
          <w:color w:val="FF0000"/>
          <w:lang w:val="en-US" w:eastAsia="zh-CN"/>
        </w:rPr>
        <w:t xml:space="preserve">八个模型</w:t>
      </w:r>
      <w:del w:id="382" w:author="Kiro润色" w:date="2026-06-17T00:00:00Z">
        <w:r>
          <w:rPr>
            <w:rFonts w:hint="eastAsia" w:eastAsia="宋体" w:cs="宋体"/>
            <w:color w:val="FF0000"/>
            <w:lang w:val="en-US" w:eastAsia="zh-CN"/>
          </w:rPr>
          <w:delText xml:space="preserve">，</w:delText>
        </w:r>
      </w:del>
      <w:ins w:id="383" w:author="Kiro润色" w:date="2026-06-17T00:00:00Z">
        <w:r>
          <w:rPr>
            <w:rFonts w:hint="eastAsia" w:eastAsia="宋体" w:cs="宋体"/>
            <w:color w:val="FF0000"/>
            <w:lang w:val="en-US" w:eastAsia="zh-CN"/>
          </w:rPr>
          <w:t xml:space="preserve">也</w:t>
        </w:r>
      </w:ins>
      <w:r>
        <w:rPr>
          <w:rFonts w:hint="eastAsia" w:eastAsia="宋体" w:cs="宋体"/>
          <w:color w:val="FF0000"/>
          <w:lang w:val="en-US" w:eastAsia="zh-CN"/>
        </w:rPr>
        <w:t xml:space="preserve">发现</w:t>
      </w:r>
      <w:del w:id="384" w:author="Kiro润色" w:date="2026-06-17T00:00:00Z">
        <w:r>
          <w:rPr>
            <w:rFonts w:hint="eastAsia" w:eastAsia="宋体" w:cs="宋体"/>
            <w:color w:val="FF0000"/>
            <w:lang w:val="en-US" w:eastAsia="zh-CN"/>
          </w:rPr>
          <w:delText xml:space="preserve">其</w:delText>
        </w:r>
      </w:del>
      <w:ins w:id="385" w:author="Kiro润色" w:date="2026-06-17T00:00:00Z">
        <w:r>
          <w:rPr>
            <w:rFonts w:hint="eastAsia" w:eastAsia="宋体" w:cs="宋体"/>
            <w:color w:val="FF0000"/>
            <w:lang w:val="en-US" w:eastAsia="zh-CN"/>
          </w:rPr>
          <w:t xml:space="preserve">，它们</w:t>
        </w:r>
      </w:ins>
      <w:r>
        <w:rPr>
          <w:rFonts w:hint="eastAsia" w:eastAsia="宋体" w:cs="宋体"/>
          <w:color w:val="FF0000"/>
          <w:lang w:val="en-US" w:eastAsia="zh-CN"/>
        </w:rPr>
        <w:t xml:space="preserve">在用药安全提示与指南一致性</w:t>
      </w:r>
      <w:del w:id="386" w:author="Kiro润色" w:date="2026-06-17T00:00:00Z">
        <w:r>
          <w:rPr>
            <w:rFonts w:hint="eastAsia" w:eastAsia="宋体" w:cs="宋体"/>
            <w:color w:val="FF0000"/>
            <w:lang w:val="en-US" w:eastAsia="zh-CN"/>
          </w:rPr>
          <w:delText xml:space="preserve">方面表现</w:delText>
        </w:r>
      </w:del>
      <w:ins w:id="387" w:author="Kiro润色" w:date="2026-06-17T00:00:00Z">
        <w:r>
          <w:rPr>
            <w:rFonts w:hint="eastAsia" w:eastAsia="宋体" w:cs="宋体"/>
            <w:color w:val="FF0000"/>
            <w:lang w:val="en-US" w:eastAsia="zh-CN"/>
          </w:rPr>
          <w:t xml:space="preserve">上</w:t>
        </w:r>
      </w:ins>
      <w:r>
        <w:rPr>
          <w:rFonts w:hint="eastAsia" w:eastAsia="宋体" w:cs="宋体"/>
          <w:color w:val="FF0000"/>
          <w:lang w:val="en-US" w:eastAsia="zh-CN"/>
        </w:rPr>
        <w:t xml:space="preserve">参差不齐</w:t>
      </w:r>
      <w:del w:id="388" w:author="Kiro润色" w:date="2026-06-17T00:00:00Z">
        <w:r>
          <w:rPr>
            <w:rFonts w:hint="eastAsia" w:eastAsia="宋体" w:cs="宋体"/>
            <w:color w:val="FF0000"/>
            <w:lang w:val="en-US" w:eastAsia="zh-CN"/>
          </w:rPr>
          <w:delText xml:space="preserve">。其他评估也表明</w:delText>
        </w:r>
      </w:del>
      <w:ins w:id="389" w:author="Kiro润色" w:date="2026-06-17T00:00:00Z">
        <w:r>
          <w:rPr>
            <w:rFonts w:hint="eastAsia" w:eastAsia="宋体" w:cs="宋体"/>
            <w:color w:val="FF0000"/>
            <w:lang w:val="en-US" w:eastAsia="zh-CN"/>
          </w:rPr>
          <w:t xml:space="preserve">[22]</w:t>
        </w:r>
      </w:ins>
      <w:r>
        <w:rPr>
          <w:rFonts w:hint="eastAsia" w:eastAsia="宋体" w:cs="宋体"/>
          <w:color w:val="FF0000"/>
          <w:lang w:val="en-US" w:eastAsia="zh-CN"/>
        </w:rPr>
        <w:t xml:space="preserve">，即</w:t>
      </w:r>
      <w:del w:id="390" w:author="Kiro润色" w:date="2026-06-17T00:00:00Z">
        <w:r>
          <w:rPr>
            <w:rFonts w:hint="eastAsia" w:eastAsia="宋体" w:cs="宋体"/>
            <w:color w:val="FF0000"/>
            <w:lang w:val="en-US" w:eastAsia="zh-CN"/>
          </w:rPr>
          <w:delText xml:space="preserve">使模型</w:delText>
        </w:r>
      </w:del>
      <w:ins w:id="391" w:author="Kiro润色" w:date="2026-06-17T00:00:00Z">
        <w:r>
          <w:rPr>
            <w:rFonts w:hint="eastAsia" w:eastAsia="宋体" w:cs="宋体"/>
            <w:color w:val="FF0000"/>
            <w:lang w:val="en-US" w:eastAsia="zh-CN"/>
          </w:rPr>
          <w:t xml:space="preserve">便</w:t>
        </w:r>
      </w:ins>
      <w:r>
        <w:rPr>
          <w:rFonts w:hint="eastAsia" w:eastAsia="宋体" w:cs="宋体"/>
          <w:color w:val="FF0000"/>
          <w:lang w:val="en-US" w:eastAsia="zh-CN"/>
        </w:rPr>
        <w:t xml:space="preserve">通过</w:t>
      </w:r>
      <w:del w:id="392" w:author="Kiro润色" w:date="2026-06-17T00:00:00Z">
        <w:r>
          <w:rPr>
            <w:rFonts w:hint="eastAsia" w:eastAsia="宋体" w:cs="宋体"/>
            <w:color w:val="FF0000"/>
            <w:lang w:val="en-US" w:eastAsia="zh-CN"/>
          </w:rPr>
          <w:delText xml:space="preserve">了</w:delText>
        </w:r>
      </w:del>
      <w:r>
        <w:rPr>
          <w:rFonts w:hint="eastAsia" w:eastAsia="宋体" w:cs="宋体"/>
          <w:color w:val="FF0000"/>
          <w:lang w:val="en-US" w:eastAsia="zh-CN"/>
        </w:rPr>
        <w:t xml:space="preserve">中医考试，其生成内容的内部逻辑</w:t>
      </w:r>
      <w:del w:id="393" w:author="Kiro润色" w:date="2026-06-17T00:00:00Z">
        <w:r>
          <w:rPr>
            <w:rFonts w:hint="eastAsia" w:eastAsia="宋体" w:cs="宋体"/>
            <w:color w:val="FF0000"/>
            <w:lang w:val="en-US" w:eastAsia="zh-CN"/>
          </w:rPr>
          <w:delText xml:space="preserve">一致性</w:delText>
        </w:r>
      </w:del>
      <w:r>
        <w:rPr>
          <w:rFonts w:hint="eastAsia" w:eastAsia="宋体" w:cs="宋体"/>
          <w:color w:val="FF0000"/>
          <w:lang w:val="en-US" w:eastAsia="zh-CN"/>
        </w:rPr>
        <w:t xml:space="preserve">、与外部知识的一致性及安全性仍需严格审查[23]。</w:t>
      </w:r>
      <w:ins w:id="394" w:author="Kiro润色" w:date="2026-06-17T00:00:00Z">
        <w:r>
          <w:rPr>
            <w:rFonts w:hint="eastAsia" w:eastAsia="宋体" w:cs="宋体"/>
            <w:color w:val="FF0000"/>
            <w:lang w:val="en-US" w:eastAsia="zh-CN"/>
          </w:rPr>
          <w:t xml:space="preserve">这些结果共同提示，</w:t>
        </w:r>
      </w:ins>
      <w:r>
        <w:rPr>
          <w:rFonts w:hint="eastAsia" w:eastAsia="宋体" w:cs="宋体"/>
          <w:color w:val="FF0000"/>
          <w:lang w:val="en-US" w:eastAsia="zh-CN"/>
        </w:rPr>
        <w:t xml:space="preserve">未来</w:t>
      </w:r>
      <w:del w:id="395" w:author="Kiro润色" w:date="2026-06-17T00:00:00Z">
        <w:r>
          <w:rPr>
            <w:rFonts w:hint="eastAsia" w:eastAsia="宋体" w:cs="宋体"/>
            <w:color w:val="FF0000"/>
            <w:lang w:val="en-US" w:eastAsia="zh-CN"/>
          </w:rPr>
          <w:delText xml:space="preserve">的</w:delText>
        </w:r>
      </w:del>
      <w:r>
        <w:rPr>
          <w:rFonts w:hint="eastAsia" w:eastAsia="宋体" w:cs="宋体"/>
          <w:color w:val="FF0000"/>
          <w:lang w:val="en-US" w:eastAsia="zh-CN"/>
        </w:rPr>
        <w:t xml:space="preserve">评测应</w:t>
      </w:r>
      <w:del w:id="396" w:author="Kiro润色" w:date="2026-06-17T00:00:00Z">
        <w:r>
          <w:rPr>
            <w:rFonts w:hint="eastAsia" w:eastAsia="宋体" w:cs="宋体"/>
            <w:color w:val="FF0000"/>
            <w:lang w:val="en-US" w:eastAsia="zh-CN"/>
          </w:rPr>
          <w:delText xml:space="preserve">当将</w:delText>
        </w:r>
      </w:del>
      <w:ins w:id="397" w:author="Kiro润色" w:date="2026-06-17T00:00:00Z">
        <w:r>
          <w:rPr>
            <w:rFonts w:hint="eastAsia" w:eastAsia="宋体" w:cs="宋体"/>
            <w:color w:val="FF0000"/>
            <w:lang w:val="en-US" w:eastAsia="zh-CN"/>
          </w:rPr>
          <w:t xml:space="preserve">把</w:t>
        </w:r>
      </w:ins>
      <w:r>
        <w:rPr>
          <w:rFonts w:hint="eastAsia" w:eastAsia="宋体" w:cs="宋体"/>
          <w:color w:val="FF0000"/>
          <w:lang w:val="en-US" w:eastAsia="zh-CN"/>
        </w:rPr>
        <w:t xml:space="preserve">安全性置于与准确性同等、甚至更</w:t>
      </w:r>
      <w:del w:id="398" w:author="Kiro润色" w:date="2026-06-17T00:00:00Z">
        <w:r>
          <w:rPr>
            <w:rFonts w:hint="eastAsia" w:eastAsia="宋体" w:cs="宋体"/>
            <w:color w:val="FF0000"/>
            <w:lang w:val="en-US" w:eastAsia="zh-CN"/>
          </w:rPr>
          <w:delText xml:space="preserve">为</w:delText>
        </w:r>
      </w:del>
      <w:r>
        <w:rPr>
          <w:rFonts w:hint="eastAsia" w:eastAsia="宋体" w:cs="宋体"/>
          <w:color w:val="FF0000"/>
          <w:lang w:val="en-US" w:eastAsia="zh-CN"/>
        </w:rPr>
        <w:t xml:space="preserve">优先的</w:t>
      </w:r>
      <w:del w:id="399" w:author="Kiro润色" w:date="2026-06-17T00:00:00Z">
        <w:r>
          <w:rPr>
            <w:rFonts w:hint="eastAsia" w:eastAsia="宋体" w:cs="宋体"/>
            <w:color w:val="FF0000"/>
            <w:lang w:val="en-US" w:eastAsia="zh-CN"/>
          </w:rPr>
          <w:delText xml:space="preserve">地</w:delText>
        </w:r>
      </w:del>
      <w:r>
        <w:rPr>
          <w:rFonts w:hint="eastAsia" w:eastAsia="宋体" w:cs="宋体"/>
          <w:color w:val="FF0000"/>
          <w:lang w:val="en-US" w:eastAsia="zh-CN"/>
        </w:rPr>
        <w:t xml:space="preserve">位</w:t>
      </w:r>
      <w:del w:id="400" w:author="Kiro润色" w:date="2026-06-17T00:00:00Z">
        <w:r>
          <w:rPr>
            <w:rFonts w:hint="eastAsia" w:eastAsia="宋体" w:cs="宋体"/>
            <w:color w:val="FF0000"/>
            <w:lang w:val="en-US" w:eastAsia="zh-CN"/>
          </w:rPr>
          <w:delText xml:space="preserve">[11]</w:delText>
        </w:r>
      </w:del>
      <w:ins w:id="401" w:author="Kiro润色" w:date="2026-06-17T00:00:00Z">
        <w:r>
          <w:rPr>
            <w:rFonts w:hint="eastAsia" w:eastAsia="宋体" w:cs="宋体"/>
            <w:color w:val="FF0000"/>
            <w:lang w:val="en-US" w:eastAsia="zh-CN"/>
          </w:rPr>
          <w:t xml:space="preserve">置</w:t>
        </w:r>
      </w:ins>
      <w:r>
        <w:rPr>
          <w:rFonts w:hint="eastAsia" w:eastAsia="宋体" w:cs="宋体"/>
          <w:color w:val="FF0000"/>
          <w:lang w:val="en-US" w:eastAsia="zh-CN"/>
        </w:rPr>
        <w:t xml:space="preserve">。</w:t>
      </w:r>
    </w:p>
    <w:p w14:paraId="3D535EC2">
      <w:pPr>
        <w:pStyle w:val="5"/>
        <w:bidi w:val="0"/>
        <w:rPr>
          <w:rFonts w:hint="eastAsia" w:ascii="宋体" w:hAnsi="宋体" w:eastAsia="宋体" w:cs="宋体"/>
        </w:rPr>
      </w:pPr>
      <w:r>
        <w:rPr>
          <w:rFonts w:hint="eastAsia" w:ascii="宋体" w:hAnsi="宋体" w:eastAsia="宋体" w:cs="宋体"/>
        </w:rPr>
        <w:t>3.2.4 文化适应性</w:t>
      </w:r>
    </w:p>
    <w:p w14:paraId="105CCBF4">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 xml:space="preserve">语言</w:t>
      </w:r>
      <w:del w:id="402" w:author="Kiro润色" w:date="2026-06-17T00:00:00Z">
        <w:r>
          <w:rPr>
            <w:rFonts w:hint="eastAsia" w:ascii="宋体" w:hAnsi="宋体" w:eastAsia="宋体" w:cs="宋体"/>
            <w:color w:val="FF0000"/>
          </w:rPr>
          <w:delText xml:space="preserve">和</w:delText>
        </w:r>
      </w:del>
      <w:ins w:id="403"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文化背景</w:t>
      </w:r>
      <w:ins w:id="404" w:author="Kiro润色" w:date="2026-06-17T00:00:00Z">
        <w:r>
          <w:rPr>
            <w:rFonts w:hint="eastAsia" w:ascii="宋体" w:hAnsi="宋体" w:eastAsia="宋体" w:cs="宋体"/>
            <w:color w:val="FF0000"/>
          </w:rPr>
          <w:t xml:space="preserve">会明</w:t>
        </w:r>
      </w:ins>
      <w:r>
        <w:rPr>
          <w:rFonts w:hint="eastAsia" w:ascii="宋体" w:hAnsi="宋体" w:eastAsia="宋体" w:cs="宋体"/>
          <w:color w:val="FF0000"/>
        </w:rPr>
        <w:t xml:space="preserve">显</w:t>
      </w:r>
      <w:del w:id="405" w:author="Kiro润色" w:date="2026-06-17T00:00:00Z">
        <w:r>
          <w:rPr>
            <w:rFonts w:hint="eastAsia" w:ascii="宋体" w:hAnsi="宋体" w:eastAsia="宋体" w:cs="宋体"/>
            <w:color w:val="FF0000"/>
          </w:rPr>
          <w:delText xml:space="preserve">著</w:delText>
        </w:r>
      </w:del>
      <w:r>
        <w:rPr>
          <w:rFonts w:hint="eastAsia" w:ascii="宋体" w:hAnsi="宋体" w:eastAsia="宋体" w:cs="宋体"/>
          <w:color w:val="FF0000"/>
        </w:rPr>
        <w:t xml:space="preserve">影响模型表现。</w:t>
      </w:r>
      <w:del w:id="406" w:author="Kiro润色" w:date="2026-06-17T00:00:00Z">
        <w:r>
          <w:rPr>
            <w:rFonts w:hint="eastAsia" w:ascii="宋体" w:hAnsi="宋体" w:eastAsia="宋体" w:cs="宋体"/>
            <w:color w:val="FF0000"/>
          </w:rPr>
          <w:delText xml:space="preserve">对</w:delText>
        </w:r>
      </w:del>
      <w:r>
        <w:rPr>
          <w:rFonts w:hint="eastAsia" w:ascii="宋体" w:hAnsi="宋体" w:eastAsia="宋体" w:cs="宋体"/>
          <w:color w:val="FF0000"/>
        </w:rPr>
        <w:t xml:space="preserve">GPT-4在韩</w:t>
      </w:r>
      <w:del w:id="407" w:author="Kiro润色" w:date="2026-06-17T00:00:00Z">
        <w:r>
          <w:rPr>
            <w:rFonts w:hint="eastAsia" w:ascii="宋体" w:hAnsi="宋体" w:eastAsia="宋体" w:cs="宋体"/>
            <w:color w:val="FF0000"/>
          </w:rPr>
          <w:delText xml:space="preserve">国</w:delText>
        </w:r>
      </w:del>
      <w:r>
        <w:rPr>
          <w:rFonts w:hint="eastAsia" w:ascii="宋体" w:hAnsi="宋体" w:eastAsia="宋体" w:cs="宋体"/>
          <w:color w:val="FF0000"/>
        </w:rPr>
        <w:t xml:space="preserve">医</w:t>
      </w:r>
      <w:del w:id="408" w:author="Kiro润色" w:date="2026-06-17T00:00:00Z">
        <w:r>
          <w:rPr>
            <w:rFonts w:hint="eastAsia" w:ascii="宋体" w:hAnsi="宋体" w:eastAsia="宋体" w:cs="宋体"/>
            <w:color w:val="FF0000"/>
          </w:rPr>
          <w:delText xml:space="preserve">师</w:delText>
        </w:r>
      </w:del>
      <w:r>
        <w:rPr>
          <w:rFonts w:hint="eastAsia" w:ascii="宋体" w:hAnsi="宋体" w:eastAsia="宋体" w:cs="宋体"/>
          <w:color w:val="FF0000"/>
        </w:rPr>
        <w:t xml:space="preserve">考试中</w:t>
      </w:r>
      <w:del w:id="409" w:author="Kiro润色" w:date="2026-06-17T00:00:00Z">
        <w:r>
          <w:rPr>
            <w:rFonts w:hint="eastAsia" w:ascii="宋体" w:hAnsi="宋体" w:eastAsia="宋体" w:cs="宋体"/>
            <w:color w:val="FF0000"/>
          </w:rPr>
          <w:delText xml:space="preserve">评估反映出模型</w:delText>
        </w:r>
      </w:del>
      <w:r>
        <w:rPr>
          <w:rFonts w:hint="eastAsia" w:ascii="宋体" w:hAnsi="宋体" w:eastAsia="宋体" w:cs="宋体"/>
          <w:color w:val="FF0000"/>
        </w:rPr>
        <w:t xml:space="preserve">处理文化特定性医学知识时的</w:t>
      </w:r>
      <w:del w:id="410" w:author="Kiro润色" w:date="2026-06-17T00:00:00Z">
        <w:r>
          <w:rPr>
            <w:rFonts w:hint="eastAsia" w:ascii="宋体" w:hAnsi="宋体" w:eastAsia="宋体" w:cs="宋体"/>
            <w:color w:val="FF0000"/>
          </w:rPr>
          <w:delText xml:space="preserve">困难</w:delText>
        </w:r>
      </w:del>
      <w:ins w:id="411" w:author="Kiro润色" w:date="2026-06-17T00:00:00Z">
        <w:r>
          <w:rPr>
            <w:rFonts w:hint="eastAsia" w:ascii="宋体" w:hAnsi="宋体" w:eastAsia="宋体" w:cs="宋体"/>
            <w:color w:val="FF0000"/>
          </w:rPr>
          <w:t xml:space="preserve">吃力</w:t>
        </w:r>
      </w:ins>
      <w:r>
        <w:rPr>
          <w:rFonts w:hint="eastAsia" w:ascii="宋体" w:hAnsi="宋体" w:eastAsia="宋体" w:cs="宋体"/>
          <w:color w:val="FF0000"/>
        </w:rPr>
        <w:t xml:space="preserve">[4]</w:t>
      </w:r>
      <w:del w:id="412" w:author="Kiro润色" w:date="2026-06-17T00:00:00Z">
        <w:r>
          <w:rPr>
            <w:rFonts w:hint="eastAsia" w:ascii="宋体" w:hAnsi="宋体" w:eastAsia="宋体" w:cs="宋体"/>
            <w:color w:val="FF0000"/>
          </w:rPr>
          <w:delText xml:space="preserve">；Ghanad等[24]比较GPT与</w:delText>
        </w:r>
      </w:del>
      <w:ins w:id="413" w:author="Kiro润色" w:date="2026-06-17T00:00:00Z">
        <w:r>
          <w:rPr>
            <w:rFonts w:hint="eastAsia" w:ascii="宋体" w:hAnsi="宋体" w:eastAsia="宋体" w:cs="宋体"/>
            <w:color w:val="FF0000"/>
          </w:rPr>
          <w:t xml:space="preserve">，以及国产</w:t>
        </w:r>
      </w:ins>
      <w:r>
        <w:rPr>
          <w:rFonts w:hint="eastAsia" w:ascii="宋体" w:hAnsi="宋体" w:eastAsia="宋体" w:cs="宋体"/>
          <w:color w:val="FF0000"/>
        </w:rPr>
        <w:t xml:space="preserve">ERNIE</w:t>
      </w:r>
      <w:ins w:id="414" w:author="Kiro润色" w:date="2026-06-17T00:00:00Z">
        <w:r>
          <w:rPr>
            <w:rFonts w:hint="eastAsia" w:ascii="宋体" w:hAnsi="宋体" w:eastAsia="宋体" w:cs="宋体"/>
            <w:color w:val="FF0000"/>
          </w:rPr>
          <w:t xml:space="preserve">-4.0</w:t>
        </w:r>
      </w:ins>
      <w:r>
        <w:rPr>
          <w:rFonts w:hint="eastAsia" w:ascii="宋体" w:hAnsi="宋体" w:eastAsia="宋体" w:cs="宋体"/>
          <w:color w:val="FF0000"/>
        </w:rPr>
        <w:t xml:space="preserve">在中国中医执业医师考试上</w:t>
      </w:r>
      <w:del w:id="415" w:author="Kiro润色" w:date="2026-06-17T00:00:00Z">
        <w:r>
          <w:rPr>
            <w:rFonts w:hint="eastAsia" w:ascii="宋体" w:hAnsi="宋体" w:eastAsia="宋体" w:cs="宋体"/>
            <w:color w:val="FF0000"/>
          </w:rPr>
          <w:delText xml:space="preserve">的表现，国产ERNIE-4.0</w:delText>
        </w:r>
      </w:del>
      <w:r>
        <w:rPr>
          <w:rFonts w:hint="eastAsia" w:ascii="宋体" w:hAnsi="宋体" w:eastAsia="宋体" w:cs="宋体"/>
          <w:color w:val="FF0000"/>
        </w:rPr>
        <w:t xml:space="preserve">以81.7%领先</w:t>
      </w:r>
      <w:del w:id="416" w:author="Kiro润色" w:date="2026-06-17T00:00:00Z">
        <w:r>
          <w:rPr>
            <w:rFonts w:hint="eastAsia" w:ascii="宋体" w:hAnsi="宋体" w:eastAsia="宋体" w:cs="宋体"/>
            <w:color w:val="FF0000"/>
          </w:rPr>
          <w:delText xml:space="preserve">，高于</w:delText>
        </w:r>
      </w:del>
      <w:r>
        <w:rPr>
          <w:rFonts w:hint="eastAsia" w:ascii="宋体" w:hAnsi="宋体" w:eastAsia="宋体" w:cs="宋体"/>
          <w:color w:val="FF0000"/>
        </w:rPr>
        <w:t xml:space="preserve">GPT-4 turbo的50.7%</w:t>
      </w:r>
      <w:del w:id="417" w:author="Kiro润色" w:date="2026-06-17T00:00:00Z">
        <w:r>
          <w:rPr>
            <w:rFonts w:hint="eastAsia" w:ascii="宋体" w:hAnsi="宋体" w:eastAsia="宋体" w:cs="宋体"/>
            <w:color w:val="FF0000"/>
          </w:rPr>
          <w:delText xml:space="preserve">，</w:delText>
        </w:r>
      </w:del>
      <w:ins w:id="418"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而在西医内科题上各模型差距很小</w:t>
      </w:r>
      <w:del w:id="419" w:author="Kiro润色" w:date="2026-06-17T00:00:00Z">
        <w:r>
          <w:rPr>
            <w:rFonts w:hint="eastAsia" w:ascii="宋体" w:hAnsi="宋体" w:eastAsia="宋体" w:cs="宋体"/>
            <w:color w:val="FF0000"/>
          </w:rPr>
          <w:delText xml:space="preserve">。Zhu等</w:delText>
        </w:r>
      </w:del>
      <w:r>
        <w:rPr>
          <w:rFonts w:hint="eastAsia" w:ascii="宋体" w:hAnsi="宋体" w:eastAsia="宋体" w:cs="宋体"/>
          <w:color w:val="FF0000"/>
        </w:rPr>
        <w:t xml:space="preserve">[2</w:t>
      </w:r>
      <w:del w:id="420" w:author="Kiro润色" w:date="2026-06-17T00:00:00Z">
        <w:r>
          <w:rPr>
            <w:rFonts w:hint="eastAsia" w:ascii="宋体" w:hAnsi="宋体" w:eastAsia="宋体" w:cs="宋体"/>
            <w:color w:val="FF0000"/>
          </w:rPr>
          <w:delText xml:space="preserve">5</w:delText>
        </w:r>
      </w:del>
      <w:ins w:id="421" w:author="Kiro润色" w:date="2026-06-17T00:00:00Z">
        <w:r>
          <w:rPr>
            <w:rFonts w:hint="eastAsia" w:ascii="宋体" w:hAnsi="宋体" w:eastAsia="宋体" w:cs="宋体"/>
            <w:color w:val="FF0000"/>
          </w:rPr>
          <w:t xml:space="preserve">4</w:t>
        </w:r>
      </w:ins>
      <w:r>
        <w:rPr>
          <w:rFonts w:hint="eastAsia" w:ascii="宋体" w:hAnsi="宋体" w:eastAsia="宋体" w:cs="宋体"/>
          <w:color w:val="FF0000"/>
        </w:rPr>
        <w:t xml:space="preserve">]</w:t>
      </w:r>
      <w:del w:id="422" w:author="Kiro润色" w:date="2026-06-17T00:00:00Z">
        <w:r>
          <w:rPr>
            <w:rFonts w:hint="eastAsia" w:ascii="宋体" w:hAnsi="宋体" w:eastAsia="宋体" w:cs="宋体"/>
            <w:color w:val="FF0000"/>
          </w:rPr>
          <w:delText xml:space="preserve">进</w:delText>
        </w:r>
      </w:del>
      <w:ins w:id="423" w:author="Kiro润色" w:date="2026-06-17T00:00:00Z">
        <w:r>
          <w:rPr>
            <w:rFonts w:hint="eastAsia" w:ascii="宋体" w:hAnsi="宋体" w:eastAsia="宋体" w:cs="宋体"/>
            <w:color w:val="FF0000"/>
          </w:rPr>
          <w:t xml:space="preserve">，都指向同</w:t>
        </w:r>
      </w:ins>
      <w:r>
        <w:rPr>
          <w:rFonts w:hint="eastAsia" w:ascii="宋体" w:hAnsi="宋体" w:eastAsia="宋体" w:cs="宋体"/>
          <w:color w:val="FF0000"/>
        </w:rPr>
        <w:t xml:space="preserve">一</w:t>
      </w:r>
      <w:del w:id="424" w:author="Kiro润色" w:date="2026-06-17T00:00:00Z">
        <w:r>
          <w:rPr>
            <w:rFonts w:hint="eastAsia" w:ascii="宋体" w:hAnsi="宋体" w:eastAsia="宋体" w:cs="宋体"/>
            <w:color w:val="FF0000"/>
          </w:rPr>
          <w:delText xml:space="preserve">步指出</w:delText>
        </w:r>
      </w:del>
      <w:ins w:id="425" w:author="Kiro润色" w:date="2026-06-17T00:00:00Z">
        <w:r>
          <w:rPr>
            <w:rFonts w:hint="eastAsia" w:ascii="宋体" w:hAnsi="宋体" w:eastAsia="宋体" w:cs="宋体"/>
            <w:color w:val="FF0000"/>
          </w:rPr>
          <w:t xml:space="preserve">现象：模型在与其语言文化更接近的任务上更具优势。</w:t>
        </w:r>
      </w:ins>
      <w:r>
        <w:rPr>
          <w:rFonts w:hint="eastAsia" w:ascii="宋体" w:hAnsi="宋体" w:eastAsia="宋体" w:cs="宋体"/>
          <w:color w:val="FF0000"/>
        </w:rPr>
        <w:t xml:space="preserve">不同国家研发的模型在中医任务上存在</w:t>
      </w:r>
      <w:ins w:id="426" w:author="Kiro润色" w:date="2026-06-17T00:00:00Z">
        <w:r>
          <w:rPr>
            <w:rFonts w:hint="eastAsia" w:ascii="宋体" w:hAnsi="宋体" w:eastAsia="宋体" w:cs="宋体"/>
            <w:color w:val="FF0000"/>
          </w:rPr>
          <w:t xml:space="preserve">系统性</w:t>
        </w:r>
      </w:ins>
      <w:r>
        <w:rPr>
          <w:rFonts w:hint="eastAsia" w:ascii="宋体" w:hAnsi="宋体" w:eastAsia="宋体" w:cs="宋体"/>
          <w:color w:val="FF0000"/>
        </w:rPr>
        <w:t xml:space="preserve">偏差，</w:t>
      </w:r>
      <w:del w:id="427" w:author="Kiro润色" w:date="2026-06-17T00:00:00Z">
        <w:r>
          <w:rPr>
            <w:rFonts w:hint="eastAsia" w:ascii="宋体" w:hAnsi="宋体" w:eastAsia="宋体" w:cs="宋体"/>
            <w:color w:val="FF0000"/>
          </w:rPr>
          <w:delText xml:space="preserve">强调了</w:delText>
        </w:r>
      </w:del>
      <w:r>
        <w:rPr>
          <w:rFonts w:hint="eastAsia" w:ascii="宋体" w:hAnsi="宋体" w:eastAsia="宋体" w:cs="宋体"/>
          <w:color w:val="FF0000"/>
        </w:rPr>
        <w:t xml:space="preserve">本地化模型</w:t>
      </w:r>
      <w:del w:id="428" w:author="Kiro润色" w:date="2026-06-17T00:00:00Z">
        <w:r>
          <w:rPr>
            <w:rFonts w:hint="eastAsia" w:ascii="宋体" w:hAnsi="宋体" w:eastAsia="宋体" w:cs="宋体"/>
            <w:color w:val="FF0000"/>
          </w:rPr>
          <w:delText xml:space="preserve">的必要性。研究表明，大部分</w:delText>
        </w:r>
      </w:del>
      <w:ins w:id="429" w:author="Kiro润色" w:date="2026-06-17T00:00:00Z">
        <w:r>
          <w:rPr>
            <w:rFonts w:hint="eastAsia" w:ascii="宋体" w:hAnsi="宋体" w:eastAsia="宋体" w:cs="宋体"/>
            <w:color w:val="FF0000"/>
          </w:rPr>
          <w:t xml:space="preserve">因此更受强调[25]；多数</w:t>
        </w:r>
      </w:ins>
      <w:r>
        <w:rPr>
          <w:rFonts w:hint="eastAsia" w:ascii="宋体" w:hAnsi="宋体" w:eastAsia="宋体" w:cs="宋体"/>
          <w:color w:val="FF0000"/>
        </w:rPr>
        <w:t xml:space="preserve">模型在中文提示下</w:t>
      </w:r>
      <w:ins w:id="430" w:author="Kiro润色" w:date="2026-06-17T00:00:00Z">
        <w:r>
          <w:rPr>
            <w:rFonts w:hint="eastAsia" w:ascii="宋体" w:hAnsi="宋体" w:eastAsia="宋体" w:cs="宋体"/>
            <w:color w:val="FF0000"/>
          </w:rPr>
          <w:t xml:space="preserve">也</w:t>
        </w:r>
      </w:ins>
      <w:r>
        <w:rPr>
          <w:rFonts w:hint="eastAsia" w:ascii="宋体" w:hAnsi="宋体" w:eastAsia="宋体" w:cs="宋体"/>
          <w:color w:val="FF0000"/>
        </w:rPr>
        <w:t xml:space="preserve">表现更好</w:t>
      </w:r>
      <w:del w:id="431" w:author="Kiro润色" w:date="2026-06-17T00:00:00Z">
        <w:r>
          <w:rPr>
            <w:rFonts w:hint="eastAsia" w:ascii="宋体" w:hAnsi="宋体" w:eastAsia="宋体" w:cs="宋体"/>
            <w:color w:val="FF0000"/>
          </w:rPr>
          <w:delText xml:space="preserve">，因此</w:delText>
        </w:r>
      </w:del>
      <w:ins w:id="432" w:author="Kiro润色" w:date="2026-06-17T00:00:00Z">
        <w:r>
          <w:rPr>
            <w:rFonts w:hint="eastAsia" w:ascii="宋体" w:hAnsi="宋体" w:eastAsia="宋体" w:cs="宋体"/>
            <w:color w:val="FF0000"/>
          </w:rPr>
          <w:t xml:space="preserve">[3]。</w:t>
        </w:r>
      </w:ins>
      <w:r>
        <w:rPr>
          <w:rFonts w:hint="eastAsia" w:ascii="宋体" w:hAnsi="宋体" w:eastAsia="宋体" w:cs="宋体"/>
          <w:color w:val="FF0000"/>
        </w:rPr>
        <w:t xml:space="preserve">要构建具备跨文化</w:t>
      </w:r>
      <w:del w:id="433" w:author="Kiro润色" w:date="2026-06-17T00:00:00Z">
        <w:r>
          <w:rPr>
            <w:rFonts w:hint="eastAsia" w:ascii="宋体" w:hAnsi="宋体" w:eastAsia="宋体" w:cs="宋体"/>
            <w:color w:val="FF0000"/>
          </w:rPr>
          <w:delText xml:space="preserve">中医药</w:delText>
        </w:r>
      </w:del>
      <w:r>
        <w:rPr>
          <w:rFonts w:hint="eastAsia" w:ascii="宋体" w:hAnsi="宋体" w:eastAsia="宋体" w:cs="宋体"/>
          <w:color w:val="FF0000"/>
        </w:rPr>
        <w:t xml:space="preserve">服务能力的</w:t>
      </w:r>
      <w:del w:id="434" w:author="Kiro润色" w:date="2026-06-17T00:00:00Z">
        <w:r>
          <w:rPr>
            <w:rFonts w:hint="eastAsia" w:ascii="宋体" w:hAnsi="宋体" w:eastAsia="宋体" w:cs="宋体"/>
            <w:color w:val="FF0000"/>
          </w:rPr>
          <w:delText xml:space="preserve">LLM</w:delText>
        </w:r>
      </w:del>
      <w:ins w:id="435" w:author="Kiro润色" w:date="2026-06-17T00:00:00Z">
        <w:r>
          <w:rPr>
            <w:rFonts w:hint="eastAsia" w:ascii="宋体" w:hAnsi="宋体" w:eastAsia="宋体" w:cs="宋体"/>
            <w:color w:val="FF0000"/>
          </w:rPr>
          <w:t xml:space="preserve">中医药模型</w:t>
        </w:r>
      </w:ins>
      <w:r>
        <w:rPr>
          <w:rFonts w:hint="eastAsia" w:ascii="宋体" w:hAnsi="宋体" w:eastAsia="宋体" w:cs="宋体"/>
          <w:color w:val="FF0000"/>
        </w:rPr>
        <w:t xml:space="preserve">，评测数据需覆盖多语言</w:t>
      </w:r>
      <w:del w:id="436" w:author="Kiro润色" w:date="2026-06-17T00:00:00Z">
        <w:r>
          <w:rPr>
            <w:rFonts w:hint="eastAsia" w:ascii="宋体" w:hAnsi="宋体" w:eastAsia="宋体" w:cs="宋体"/>
            <w:color w:val="FF0000"/>
          </w:rPr>
          <w:delText xml:space="preserve">和</w:delText>
        </w:r>
      </w:del>
      <w:ins w:id="437"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多地域场景。</w:t>
      </w:r>
    </w:p>
    <w:p w14:paraId="4DF1A7A0">
      <w:pPr>
        <w:pStyle w:val="4"/>
        <w:bidi w:val="0"/>
        <w:rPr>
          <w:rFonts w:hint="eastAsia" w:ascii="宋体" w:hAnsi="宋体" w:eastAsia="宋体" w:cs="宋体"/>
        </w:rPr>
      </w:pPr>
      <w:r>
        <w:rPr>
          <w:rFonts w:hint="eastAsia" w:ascii="宋体" w:hAnsi="宋体" w:eastAsia="宋体" w:cs="宋体"/>
        </w:rPr>
        <w:t>3.3 中医药核心场景下的评测实践</w:t>
      </w:r>
    </w:p>
    <w:p w14:paraId="77C6A827">
      <w:pPr>
        <w:spacing w:line="360" w:lineRule="auto"/>
        <w:ind w:firstLine="440" w:firstLineChars="200"/>
        <w:rPr>
          <w:rFonts w:hint="eastAsia" w:ascii="宋体" w:hAnsi="宋体" w:eastAsia="宋体" w:cs="宋体"/>
        </w:rPr>
      </w:pPr>
      <w:del w:id="438" w:author="Kiro润色" w:date="2026-06-17T00:00:00Z">
        <w:r>
          <w:rPr>
            <w:rFonts w:hint="eastAsia" w:ascii="宋体" w:hAnsi="宋体" w:eastAsia="宋体" w:cs="宋体"/>
            <w:color w:val="FF0000"/>
          </w:rPr>
          <w:delText xml:space="preserve">除横向比较</w:delText>
        </w:r>
      </w:del>
      <w:ins w:id="439" w:author="Kiro润色" w:date="2026-06-17T00:00:00Z">
        <w:r>
          <w:rPr>
            <w:rFonts w:hint="eastAsia" w:ascii="宋体" w:hAnsi="宋体" w:eastAsia="宋体" w:cs="宋体"/>
            <w:color w:val="FF0000"/>
          </w:rPr>
          <w:t xml:space="preserve">与3.2节考查</w:t>
        </w:r>
      </w:ins>
      <w:r>
        <w:rPr>
          <w:rFonts w:hint="eastAsia" w:ascii="宋体" w:hAnsi="宋体" w:eastAsia="宋体" w:cs="宋体"/>
          <w:color w:val="FF0000"/>
        </w:rPr>
        <w:t xml:space="preserve">模型</w:t>
      </w:r>
      <w:ins w:id="440" w:author="Kiro润色" w:date="2026-06-17T00:00:00Z">
        <w:r>
          <w:rPr>
            <w:rFonts w:hint="eastAsia" w:ascii="宋体" w:hAnsi="宋体" w:eastAsia="宋体" w:cs="宋体"/>
            <w:color w:val="FF0000"/>
          </w:rPr>
          <w:t xml:space="preserve">固有</w:t>
        </w:r>
      </w:ins>
      <w:r>
        <w:rPr>
          <w:rFonts w:hint="eastAsia" w:ascii="宋体" w:hAnsi="宋体" w:eastAsia="宋体" w:cs="宋体"/>
          <w:color w:val="FF0000"/>
        </w:rPr>
        <w:t xml:space="preserve">能力</w:t>
      </w:r>
      <w:del w:id="441" w:author="Kiro润色" w:date="2026-06-17T00:00:00Z">
        <w:r>
          <w:rPr>
            <w:rFonts w:hint="eastAsia" w:ascii="宋体" w:hAnsi="宋体" w:eastAsia="宋体" w:cs="宋体"/>
            <w:color w:val="FF0000"/>
          </w:rPr>
          <w:delText xml:space="preserve">外</w:delText>
        </w:r>
      </w:del>
      <w:ins w:id="442" w:author="Kiro润色" w:date="2026-06-17T00:00:00Z">
        <w:r>
          <w:rPr>
            <w:rFonts w:hint="eastAsia" w:ascii="宋体" w:hAnsi="宋体" w:eastAsia="宋体" w:cs="宋体"/>
            <w:color w:val="FF0000"/>
          </w:rPr>
          <w:t xml:space="preserve">不同</w:t>
        </w:r>
      </w:ins>
      <w:r>
        <w:rPr>
          <w:rFonts w:hint="eastAsia" w:ascii="宋体" w:hAnsi="宋体" w:eastAsia="宋体" w:cs="宋体"/>
          <w:color w:val="FF0000"/>
        </w:rPr>
        <w:t xml:space="preserve">，</w:t>
      </w:r>
      <w:del w:id="443" w:author="Kiro润色" w:date="2026-06-17T00:00:00Z">
        <w:r>
          <w:rPr>
            <w:rFonts w:hint="eastAsia" w:ascii="宋体" w:hAnsi="宋体" w:eastAsia="宋体" w:cs="宋体"/>
            <w:color w:val="FF0000"/>
          </w:rPr>
          <w:delText xml:space="preserve">评测还用于</w:delText>
        </w:r>
      </w:del>
      <w:ins w:id="444" w:author="Kiro润色" w:date="2026-06-17T00:00:00Z">
        <w:r>
          <w:rPr>
            <w:rFonts w:hint="eastAsia" w:ascii="宋体" w:hAnsi="宋体" w:eastAsia="宋体" w:cs="宋体"/>
            <w:color w:val="FF0000"/>
          </w:rPr>
          <w:t xml:space="preserve">本节关注由</w:t>
        </w:r>
      </w:ins>
      <w:r>
        <w:rPr>
          <w:rFonts w:hint="eastAsia" w:ascii="宋体" w:hAnsi="宋体" w:eastAsia="宋体" w:cs="宋体"/>
          <w:color w:val="FF0000"/>
        </w:rPr>
        <w:t xml:space="preserve">检</w:t>
      </w:r>
      <w:del w:id="445" w:author="Kiro润色" w:date="2026-06-17T00:00:00Z">
        <w:r>
          <w:rPr>
            <w:rFonts w:hint="eastAsia" w:ascii="宋体" w:hAnsi="宋体" w:eastAsia="宋体" w:cs="宋体"/>
            <w:color w:val="FF0000"/>
          </w:rPr>
          <w:delText xml:space="preserve">验</w:delText>
        </w:r>
      </w:del>
      <w:ins w:id="446" w:author="Kiro润色" w:date="2026-06-17T00:00:00Z">
        <w:r>
          <w:rPr>
            <w:rFonts w:hint="eastAsia" w:ascii="宋体" w:hAnsi="宋体" w:eastAsia="宋体" w:cs="宋体"/>
            <w:color w:val="FF0000"/>
          </w:rPr>
          <w:t xml:space="preserve">索增强、知识图谱、智能体等技术构成的</w:t>
        </w:r>
      </w:ins>
      <w:r>
        <w:rPr>
          <w:rFonts w:hint="eastAsia" w:ascii="宋体" w:hAnsi="宋体" w:eastAsia="宋体" w:cs="宋体"/>
          <w:color w:val="FF0000"/>
        </w:rPr>
        <w:t xml:space="preserve">集成系统在具体场景中的落地效果</w:t>
      </w:r>
      <w:del w:id="447" w:author="Kiro润色" w:date="2026-06-17T00:00:00Z">
        <w:r>
          <w:rPr>
            <w:rFonts w:hint="eastAsia" w:ascii="宋体" w:hAnsi="宋体" w:eastAsia="宋体" w:cs="宋体"/>
            <w:color w:val="FF0000"/>
          </w:rPr>
          <w:delText xml:space="preserve">。关注点</w:delText>
        </w:r>
      </w:del>
      <w:ins w:id="448" w:author="Kiro润色" w:date="2026-06-17T00:00:00Z">
        <w:r>
          <w:rPr>
            <w:rFonts w:hint="eastAsia" w:ascii="宋体" w:hAnsi="宋体" w:eastAsia="宋体" w:cs="宋体"/>
            <w:color w:val="FF0000"/>
          </w:rPr>
          <w:t xml:space="preserve">：评价重心</w:t>
        </w:r>
      </w:ins>
      <w:r>
        <w:rPr>
          <w:rFonts w:hint="eastAsia" w:ascii="宋体" w:hAnsi="宋体" w:eastAsia="宋体" w:cs="宋体"/>
          <w:color w:val="FF0000"/>
        </w:rPr>
        <w:t xml:space="preserve">从单纯的答题准确率</w:t>
      </w:r>
      <w:ins w:id="449"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转向系统</w:t>
      </w:r>
      <w:del w:id="450" w:author="Kiro润色" w:date="2026-06-17T00:00:00Z">
        <w:r>
          <w:rPr>
            <w:rFonts w:hint="eastAsia" w:ascii="宋体" w:hAnsi="宋体" w:eastAsia="宋体" w:cs="宋体"/>
            <w:color w:val="FF0000"/>
          </w:rPr>
          <w:delText xml:space="preserve">如何</w:delText>
        </w:r>
      </w:del>
      <w:ins w:id="451" w:author="Kiro润色" w:date="2026-06-17T00:00:00Z">
        <w:r>
          <w:rPr>
            <w:rFonts w:hint="eastAsia" w:ascii="宋体" w:hAnsi="宋体" w:eastAsia="宋体" w:cs="宋体"/>
            <w:color w:val="FF0000"/>
          </w:rPr>
          <w:t xml:space="preserve">能否</w:t>
        </w:r>
      </w:ins>
      <w:r>
        <w:rPr>
          <w:rFonts w:hint="eastAsia" w:ascii="宋体" w:hAnsi="宋体" w:eastAsia="宋体" w:cs="宋体"/>
          <w:color w:val="FF0000"/>
        </w:rPr>
        <w:t xml:space="preserve">融合外部知识、与专家意见是否一致、能否支撑完整诊疗流程。</w:t>
      </w:r>
      <w:ins w:id="452" w:author="Kiro润色" w:date="2026-06-17T00:00:00Z">
        <w:r>
          <w:rPr>
            <w:rFonts w:hint="eastAsia" w:ascii="宋体" w:hAnsi="宋体" w:eastAsia="宋体" w:cs="宋体"/>
            <w:color w:val="FF0000"/>
          </w:rPr>
          <w:t xml:space="preserve">简言之，3.2看“模型本身行不行”，本节看“系统好不好用”。</w:t>
        </w:r>
      </w:ins>
    </w:p>
    <w:p w14:paraId="2A1953C8">
      <w:pPr>
        <w:pStyle w:val="6"/>
        <w:rPr>
          <w:rFonts w:hint="eastAsia" w:ascii="宋体" w:hAnsi="宋体" w:eastAsia="宋体" w:cs="宋体"/>
          <w:i w:val="0"/>
          <w:iCs w:val="0"/>
        </w:rPr>
      </w:pPr>
      <w:r>
        <w:rPr>
          <w:rFonts w:hint="eastAsia" w:ascii="宋体" w:hAnsi="宋体" w:eastAsia="宋体" w:cs="宋体"/>
          <w:i w:val="0"/>
          <w:iCs w:val="0"/>
          <w:color w:val="000000"/>
        </w:rPr>
        <w:t xml:space="preserve">3.3.1 知识增强型问答</w:t>
      </w:r>
      <w:del w:id="453" w:author="Kiro润色" w:date="2026-06-17T00:00:00Z">
        <w:r>
          <w:rPr>
            <w:rFonts w:hint="eastAsia" w:ascii="宋体" w:hAnsi="宋体" w:eastAsia="宋体" w:cs="宋体"/>
            <w:i w:val="0"/>
            <w:iCs w:val="0"/>
            <w:color w:val="000000"/>
          </w:rPr>
          <w:delText xml:space="preserve">与辨证</w:delText>
        </w:r>
      </w:del>
      <w:r>
        <w:rPr>
          <w:rFonts w:hint="eastAsia" w:ascii="宋体" w:hAnsi="宋体" w:eastAsia="宋体" w:cs="宋体"/>
          <w:i w:val="0"/>
          <w:iCs w:val="0"/>
          <w:color w:val="000000"/>
        </w:rPr>
        <w:t xml:space="preserve">系统</w:t>
      </w:r>
    </w:p>
    <w:p w14:paraId="72CF81B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 xml:space="preserve">为提升回答的准确性与可靠性，研究者多在</w:t>
      </w:r>
      <w:del w:id="454" w:author="Kiro润色" w:date="2026-06-17T00:00:00Z">
        <w:r>
          <w:rPr>
            <w:rFonts w:hint="eastAsia" w:ascii="宋体" w:hAnsi="宋体" w:eastAsia="宋体" w:cs="宋体"/>
            <w:color w:val="FF0000"/>
          </w:rPr>
          <w:delText xml:space="preserve">LLM基础上</w:delText>
        </w:r>
      </w:del>
      <w:ins w:id="455" w:author="Kiro润色" w:date="2026-06-17T00:00:00Z">
        <w:r>
          <w:rPr>
            <w:rFonts w:hint="eastAsia" w:ascii="宋体" w:hAnsi="宋体" w:eastAsia="宋体" w:cs="宋体"/>
            <w:color w:val="FF0000"/>
          </w:rPr>
          <w:t xml:space="preserve">模型之外</w:t>
        </w:r>
      </w:ins>
      <w:r>
        <w:rPr>
          <w:rFonts w:hint="eastAsia" w:ascii="宋体" w:hAnsi="宋体" w:eastAsia="宋体" w:cs="宋体"/>
          <w:color w:val="FF0000"/>
        </w:rPr>
        <w:t xml:space="preserve">引入知识库、知识图谱与检索增强生成（RAG）等技术。</w:t>
      </w:r>
      <w:ins w:id="456" w:author="Kiro润色" w:date="2026-06-17T00:00:00Z">
        <w:r>
          <w:rPr>
            <w:rFonts w:hint="eastAsia" w:ascii="宋体" w:hAnsi="宋体" w:eastAsia="宋体" w:cs="宋体"/>
            <w:color w:val="FF0000"/>
          </w:rPr>
          <w:t xml:space="preserve">一类系统以高质量知识库支撑问答，如</w:t>
        </w:r>
      </w:ins>
      <w:r>
        <w:rPr>
          <w:rFonts w:hint="eastAsia" w:ascii="宋体" w:hAnsi="宋体" w:eastAsia="宋体" w:cs="宋体"/>
          <w:color w:val="FF0000"/>
        </w:rPr>
        <w:t xml:space="preserve">TCMChat[19]、Tianyi[26]、XuanHuGPT[20]</w:t>
      </w:r>
      <w:del w:id="457" w:author="Kiro润色" w:date="2026-06-17T00:00:00Z">
        <w:r>
          <w:rPr>
            <w:rFonts w:hint="eastAsia" w:ascii="宋体" w:hAnsi="宋体" w:eastAsia="宋体" w:cs="宋体"/>
            <w:color w:val="FF0000"/>
          </w:rPr>
          <w:delText xml:space="preserve">等中医专</w:delText>
        </w:r>
      </w:del>
      <w:ins w:id="458" w:author="Kiro润色" w:date="2026-06-17T00:00:00Z">
        <w:r>
          <w:rPr>
            <w:rFonts w:hint="eastAsia" w:ascii="宋体" w:hAnsi="宋体" w:eastAsia="宋体" w:cs="宋体"/>
            <w:color w:val="FF0000"/>
          </w:rPr>
          <w:t xml:space="preserve">；另一类</w:t>
        </w:r>
      </w:ins>
      <w:r>
        <w:rPr>
          <w:rFonts w:hint="eastAsia" w:ascii="宋体" w:hAnsi="宋体" w:eastAsia="宋体" w:cs="宋体"/>
          <w:color w:val="FF0000"/>
        </w:rPr>
        <w:t xml:space="preserve">用</w:t>
      </w:r>
      <w:del w:id="459" w:author="Kiro润色" w:date="2026-06-17T00:00:00Z">
        <w:r>
          <w:rPr>
            <w:rFonts w:hint="eastAsia" w:ascii="宋体" w:hAnsi="宋体" w:eastAsia="宋体" w:cs="宋体"/>
            <w:color w:val="FF0000"/>
          </w:rPr>
          <w:delText xml:space="preserve">模型以高质量知识库支撑问答；</w:delText>
        </w:r>
      </w:del>
      <w:ins w:id="460" w:author="Kiro润色" w:date="2026-06-17T00:00:00Z">
        <w:r>
          <w:rPr>
            <w:rFonts w:hint="eastAsia" w:ascii="宋体" w:hAnsi="宋体" w:eastAsia="宋体" w:cs="宋体"/>
            <w:color w:val="FF0000"/>
          </w:rPr>
          <w:t xml:space="preserve">结构化的</w:t>
        </w:r>
      </w:ins>
      <w:r>
        <w:rPr>
          <w:rFonts w:hint="eastAsia" w:ascii="宋体" w:hAnsi="宋体" w:eastAsia="宋体" w:cs="宋体"/>
          <w:color w:val="FF0000"/>
        </w:rPr>
        <w:t xml:space="preserve">知识图谱</w:t>
      </w:r>
      <w:del w:id="461" w:author="Kiro润色" w:date="2026-06-17T00:00:00Z">
        <w:r>
          <w:rPr>
            <w:rFonts w:hint="eastAsia" w:ascii="宋体" w:hAnsi="宋体" w:eastAsia="宋体" w:cs="宋体"/>
            <w:color w:val="FF0000"/>
          </w:rPr>
          <w:delText xml:space="preserve">增强的</w:delText>
        </w:r>
      </w:del>
      <w:ins w:id="462" w:author="Kiro润色" w:date="2026-06-17T00:00:00Z">
        <w:r>
          <w:rPr>
            <w:rFonts w:hint="eastAsia" w:ascii="宋体" w:hAnsi="宋体" w:eastAsia="宋体" w:cs="宋体"/>
            <w:color w:val="FF0000"/>
          </w:rPr>
          <w:t xml:space="preserve">约束生成、减少臆测，既有面向通用</w:t>
        </w:r>
      </w:ins>
      <w:r>
        <w:rPr>
          <w:rFonts w:hint="eastAsia" w:ascii="宋体" w:hAnsi="宋体" w:eastAsia="宋体" w:cs="宋体"/>
          <w:color w:val="FF0000"/>
        </w:rPr>
        <w:t xml:space="preserve">问答</w:t>
      </w:r>
      <w:del w:id="463" w:author="Kiro润色" w:date="2026-06-17T00:00:00Z">
        <w:r>
          <w:rPr>
            <w:rFonts w:hint="eastAsia" w:ascii="宋体" w:hAnsi="宋体" w:eastAsia="宋体" w:cs="宋体"/>
            <w:color w:val="FF0000"/>
          </w:rPr>
          <w:delText xml:space="preserve">系统</w:delText>
        </w:r>
      </w:del>
      <w:ins w:id="464" w:author="Kiro润色" w:date="2026-06-17T00:00:00Z">
        <w:r>
          <w:rPr>
            <w:rFonts w:hint="eastAsia" w:ascii="宋体" w:hAnsi="宋体" w:eastAsia="宋体" w:cs="宋体"/>
            <w:color w:val="FF0000"/>
          </w:rPr>
          <w:t xml:space="preserve">的，也有专门处理医案的</w:t>
        </w:r>
      </w:ins>
      <w:r>
        <w:rPr>
          <w:rFonts w:hint="eastAsia" w:ascii="宋体" w:hAnsi="宋体" w:eastAsia="宋体" w:cs="宋体"/>
          <w:color w:val="FF0000"/>
        </w:rPr>
        <w:t xml:space="preserve">[27</w:t>
      </w:r>
      <w:ins w:id="465" w:author="Kiro润色" w:date="2026-06-17T00:00:00Z">
        <w:r>
          <w:rPr>
            <w:rFonts w:hint="eastAsia" w:ascii="宋体" w:hAnsi="宋体" w:eastAsia="宋体" w:cs="宋体"/>
            <w:color w:val="FF0000"/>
          </w:rPr>
          <w:t xml:space="preserve">-28</w:t>
        </w:r>
      </w:ins>
      <w:r>
        <w:rPr>
          <w:rFonts w:hint="eastAsia" w:ascii="宋体" w:hAnsi="宋体" w:eastAsia="宋体" w:cs="宋体"/>
          <w:color w:val="FF0000"/>
        </w:rPr>
        <w:t xml:space="preserve">]</w:t>
      </w:r>
      <w:del w:id="466" w:author="Kiro润色" w:date="2026-06-17T00:00:00Z">
        <w:r>
          <w:rPr>
            <w:rFonts w:hint="eastAsia" w:ascii="宋体" w:hAnsi="宋体" w:eastAsia="宋体" w:cs="宋体"/>
            <w:color w:val="FF0000"/>
          </w:rPr>
          <w:delText xml:space="preserve">及融合</w:delText>
        </w:r>
      </w:del>
      <w:ins w:id="467" w:author="Kiro润色" w:date="2026-06-17T00:00:00Z">
        <w:r>
          <w:rPr>
            <w:rFonts w:hint="eastAsia" w:ascii="宋体" w:hAnsi="宋体" w:eastAsia="宋体" w:cs="宋体"/>
            <w:color w:val="FF0000"/>
          </w:rPr>
          <w:t xml:space="preserve">。在辨证与治疗方向，相关系统多将领域模型与</w:t>
        </w:r>
      </w:ins>
      <w:r>
        <w:rPr>
          <w:rFonts w:hint="eastAsia" w:ascii="宋体" w:hAnsi="宋体" w:eastAsia="宋体" w:cs="宋体"/>
          <w:color w:val="FF0000"/>
        </w:rPr>
        <w:t xml:space="preserve">知识图谱</w:t>
      </w:r>
      <w:del w:id="468" w:author="Kiro润色" w:date="2026-06-17T00:00:00Z">
        <w:r>
          <w:rPr>
            <w:rFonts w:hint="eastAsia" w:ascii="宋体" w:hAnsi="宋体" w:eastAsia="宋体" w:cs="宋体"/>
            <w:color w:val="FF0000"/>
          </w:rPr>
          <w:delText xml:space="preserve">的医案问答系统[28]通过</w:delText>
        </w:r>
      </w:del>
      <w:ins w:id="469" w:author="Kiro润色" w:date="2026-06-17T00:00:00Z">
        <w:r>
          <w:rPr>
            <w:rFonts w:hint="eastAsia" w:ascii="宋体" w:hAnsi="宋体" w:eastAsia="宋体" w:cs="宋体"/>
            <w:color w:val="FF0000"/>
          </w:rPr>
          <w:t xml:space="preserve">、检索机制</w:t>
        </w:r>
      </w:ins>
      <w:r>
        <w:rPr>
          <w:rFonts w:hint="eastAsia" w:ascii="宋体" w:hAnsi="宋体" w:eastAsia="宋体" w:cs="宋体"/>
          <w:color w:val="FF0000"/>
        </w:rPr>
        <w:t xml:space="preserve">结</w:t>
      </w:r>
      <w:del w:id="470" w:author="Kiro润色" w:date="2026-06-17T00:00:00Z">
        <w:r>
          <w:rPr>
            <w:rFonts w:hint="eastAsia" w:ascii="宋体" w:hAnsi="宋体" w:eastAsia="宋体" w:cs="宋体"/>
            <w:color w:val="FF0000"/>
          </w:rPr>
          <w:delText xml:space="preserve">构化知识约束生成过程、减少模型臆测。在辨证方向，Lingdan通过</w:delText>
        </w:r>
      </w:del>
      <w:ins w:id="471" w:author="Kiro润色" w:date="2026-06-17T00:00:00Z">
        <w:r>
          <w:rPr>
            <w:rFonts w:hint="eastAsia" w:ascii="宋体" w:hAnsi="宋体" w:eastAsia="宋体" w:cs="宋体"/>
            <w:color w:val="FF0000"/>
          </w:rPr>
          <w:t xml:space="preserve">合并辅以</w:t>
        </w:r>
      </w:ins>
      <w:r>
        <w:rPr>
          <w:rFonts w:hint="eastAsia" w:ascii="宋体" w:hAnsi="宋体" w:eastAsia="宋体" w:cs="宋体"/>
          <w:color w:val="FF0000"/>
        </w:rPr>
        <w:t xml:space="preserve">思维链</w:t>
      </w:r>
      <w:del w:id="472" w:author="Kiro润色" w:date="2026-06-17T00:00:00Z">
        <w:r>
          <w:rPr>
            <w:rFonts w:hint="eastAsia" w:ascii="宋体" w:hAnsi="宋体" w:eastAsia="宋体" w:cs="宋体"/>
            <w:color w:val="FF0000"/>
          </w:rPr>
          <w:delText xml:space="preserve">进行</w:delText>
        </w:r>
      </w:del>
      <w:ins w:id="473" w:author="Kiro润色" w:date="2026-06-17T00:00:00Z">
        <w:r>
          <w:rPr>
            <w:rFonts w:hint="eastAsia" w:ascii="宋体" w:hAnsi="宋体" w:eastAsia="宋体" w:cs="宋体"/>
            <w:color w:val="FF0000"/>
          </w:rPr>
          <w:t xml:space="preserve">推理，用于</w:t>
        </w:r>
      </w:ins>
      <w:r>
        <w:rPr>
          <w:rFonts w:hint="eastAsia" w:ascii="宋体" w:hAnsi="宋体" w:eastAsia="宋体" w:cs="宋体"/>
          <w:color w:val="FF0000"/>
        </w:rPr>
        <w:t xml:space="preserve">症状分析与中成药推荐[29]</w:t>
      </w:r>
      <w:del w:id="474" w:author="Kiro润色" w:date="2026-06-17T00:00:00Z">
        <w:r>
          <w:rPr>
            <w:rFonts w:hint="eastAsia" w:ascii="宋体" w:hAnsi="宋体" w:eastAsia="宋体" w:cs="宋体"/>
            <w:color w:val="FF0000"/>
          </w:rPr>
          <w:delText xml:space="preserve">；DiagX-DT融合外部知识库与排除推理机制用于诊断[8]；AcuGPT-Agent面向</w:delText>
        </w:r>
      </w:del>
      <w:ins w:id="475"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针灸治疗不孕症</w:t>
      </w:r>
      <w:del w:id="476" w:author="Kiro润色" w:date="2026-06-17T00:00:00Z">
        <w:r>
          <w:rPr>
            <w:rFonts w:hint="eastAsia" w:ascii="宋体" w:hAnsi="宋体" w:eastAsia="宋体" w:cs="宋体"/>
            <w:color w:val="FF0000"/>
          </w:rPr>
          <w:delText xml:space="preserve">场景集成了领域模型、知识图谱与检索机制</w:delText>
        </w:r>
      </w:del>
      <w:ins w:id="477" w:author="Kiro润色" w:date="2026-06-17T00:00:00Z">
        <w:r>
          <w:rPr>
            <w:rFonts w:hint="eastAsia" w:ascii="宋体" w:hAnsi="宋体" w:eastAsia="宋体" w:cs="宋体"/>
            <w:color w:val="FF0000"/>
          </w:rPr>
          <w:t xml:space="preserve">辅助</w:t>
        </w:r>
      </w:ins>
      <w:r>
        <w:rPr>
          <w:rFonts w:hint="eastAsia" w:ascii="宋体" w:hAnsi="宋体" w:eastAsia="宋体" w:cs="宋体"/>
          <w:color w:val="FF0000"/>
        </w:rPr>
        <w:t xml:space="preserve">[30]</w:t>
      </w:r>
      <w:ins w:id="478" w:author="Kiro润色" w:date="2026-06-17T00:00:00Z">
        <w:r>
          <w:rPr>
            <w:rFonts w:hint="eastAsia" w:ascii="宋体" w:hAnsi="宋体" w:eastAsia="宋体" w:cs="宋体"/>
            <w:color w:val="FF0000"/>
          </w:rPr>
          <w:t xml:space="preserve">等场景</w:t>
        </w:r>
      </w:ins>
      <w:r>
        <w:rPr>
          <w:rFonts w:hint="eastAsia" w:ascii="宋体" w:hAnsi="宋体" w:eastAsia="宋体" w:cs="宋体"/>
          <w:color w:val="FF0000"/>
        </w:rPr>
        <w:t xml:space="preserve">。</w:t>
      </w:r>
      <w:del w:id="479" w:author="Kiro润色" w:date="2026-06-17T00:00:00Z">
        <w:r>
          <w:rPr>
            <w:rFonts w:hint="eastAsia" w:ascii="宋体" w:hAnsi="宋体" w:eastAsia="宋体" w:cs="宋体"/>
            <w:color w:val="FF0000"/>
          </w:rPr>
          <w:delText xml:space="preserve">对该</w:delText>
        </w:r>
      </w:del>
      <w:ins w:id="480" w:author="Kiro润色" w:date="2026-06-17T00:00:00Z">
        <w:r>
          <w:rPr>
            <w:rFonts w:hint="eastAsia" w:ascii="宋体" w:hAnsi="宋体" w:eastAsia="宋体" w:cs="宋体"/>
            <w:color w:val="FF0000"/>
          </w:rPr>
          <w:t xml:space="preserve">这</w:t>
        </w:r>
      </w:ins>
      <w:r>
        <w:rPr>
          <w:rFonts w:hint="eastAsia" w:ascii="宋体" w:hAnsi="宋体" w:eastAsia="宋体" w:cs="宋体"/>
          <w:color w:val="FF0000"/>
        </w:rPr>
        <w:t xml:space="preserve">类系统的评测不</w:t>
      </w:r>
      <w:del w:id="481" w:author="Kiro润色" w:date="2026-06-17T00:00:00Z">
        <w:r>
          <w:rPr>
            <w:rFonts w:hint="eastAsia" w:ascii="宋体" w:hAnsi="宋体" w:eastAsia="宋体" w:cs="宋体"/>
            <w:color w:val="FF0000"/>
          </w:rPr>
          <w:delText xml:space="preserve">仅关注</w:delText>
        </w:r>
      </w:del>
      <w:ins w:id="482" w:author="Kiro润色" w:date="2026-06-17T00:00:00Z">
        <w:r>
          <w:rPr>
            <w:rFonts w:hint="eastAsia" w:ascii="宋体" w:hAnsi="宋体" w:eastAsia="宋体" w:cs="宋体"/>
            <w:color w:val="FF0000"/>
          </w:rPr>
          <w:t xml:space="preserve">再只看答题</w:t>
        </w:r>
      </w:ins>
      <w:r>
        <w:rPr>
          <w:rFonts w:hint="eastAsia" w:ascii="宋体" w:hAnsi="宋体" w:eastAsia="宋体" w:cs="宋体"/>
          <w:color w:val="FF0000"/>
        </w:rPr>
        <w:t xml:space="preserve">准确率，</w:t>
      </w:r>
      <w:ins w:id="483" w:author="Kiro润色" w:date="2026-06-17T00:00:00Z">
        <w:r>
          <w:rPr>
            <w:rFonts w:hint="eastAsia" w:ascii="宋体" w:hAnsi="宋体" w:eastAsia="宋体" w:cs="宋体"/>
            <w:color w:val="FF0000"/>
          </w:rPr>
          <w:t xml:space="preserve">而</w:t>
        </w:r>
      </w:ins>
      <w:r>
        <w:rPr>
          <w:rFonts w:hint="eastAsia" w:ascii="宋体" w:hAnsi="宋体" w:eastAsia="宋体" w:cs="宋体"/>
          <w:color w:val="FF0000"/>
        </w:rPr>
        <w:t xml:space="preserve">更</w:t>
      </w:r>
      <w:del w:id="484" w:author="Kiro润色" w:date="2026-06-17T00:00:00Z">
        <w:r>
          <w:rPr>
            <w:rFonts w:hint="eastAsia" w:ascii="宋体" w:hAnsi="宋体" w:eastAsia="宋体" w:cs="宋体"/>
            <w:color w:val="FF0000"/>
          </w:rPr>
          <w:delText xml:space="preserve">强调</w:delText>
        </w:r>
      </w:del>
      <w:ins w:id="485" w:author="Kiro润色" w:date="2026-06-17T00:00:00Z">
        <w:r>
          <w:rPr>
            <w:rFonts w:hint="eastAsia" w:ascii="宋体" w:hAnsi="宋体" w:eastAsia="宋体" w:cs="宋体"/>
            <w:color w:val="FF0000"/>
          </w:rPr>
          <w:t xml:space="preserve">看重</w:t>
        </w:r>
      </w:ins>
      <w:r>
        <w:rPr>
          <w:rFonts w:hint="eastAsia" w:ascii="宋体" w:hAnsi="宋体" w:eastAsia="宋体" w:cs="宋体"/>
          <w:color w:val="FF0000"/>
        </w:rPr>
        <w:t xml:space="preserve">推理逻辑</w:t>
      </w:r>
      <w:ins w:id="486" w:author="Kiro润色" w:date="2026-06-17T00:00:00Z">
        <w:r>
          <w:rPr>
            <w:rFonts w:hint="eastAsia" w:ascii="宋体" w:hAnsi="宋体" w:eastAsia="宋体" w:cs="宋体"/>
            <w:color w:val="FF0000"/>
          </w:rPr>
          <w:t xml:space="preserve">是否成立、</w:t>
        </w:r>
      </w:ins>
      <w:r>
        <w:rPr>
          <w:rFonts w:hint="eastAsia" w:ascii="宋体" w:hAnsi="宋体" w:eastAsia="宋体" w:cs="宋体"/>
          <w:color w:val="FF0000"/>
        </w:rPr>
        <w:t xml:space="preserve">与专家意见</w:t>
      </w:r>
      <w:del w:id="487" w:author="Kiro润色" w:date="2026-06-17T00:00:00Z">
        <w:r>
          <w:rPr>
            <w:rFonts w:hint="eastAsia" w:ascii="宋体" w:hAnsi="宋体" w:eastAsia="宋体" w:cs="宋体"/>
            <w:color w:val="FF0000"/>
          </w:rPr>
          <w:delText xml:space="preserve">之间的</w:delText>
        </w:r>
      </w:del>
      <w:ins w:id="488" w:author="Kiro润色" w:date="2026-06-17T00:00:00Z">
        <w:r>
          <w:rPr>
            <w:rFonts w:hint="eastAsia" w:ascii="宋体" w:hAnsi="宋体" w:eastAsia="宋体" w:cs="宋体"/>
            <w:color w:val="FF0000"/>
          </w:rPr>
          <w:t xml:space="preserve">是否</w:t>
        </w:r>
      </w:ins>
      <w:r>
        <w:rPr>
          <w:rFonts w:hint="eastAsia" w:ascii="宋体" w:hAnsi="宋体" w:eastAsia="宋体" w:cs="宋体"/>
          <w:color w:val="FF0000"/>
        </w:rPr>
        <w:t xml:space="preserve">一致</w:t>
      </w:r>
      <w:del w:id="489" w:author="Kiro润色" w:date="2026-06-17T00:00:00Z">
        <w:r>
          <w:rPr>
            <w:rFonts w:hint="eastAsia" w:ascii="宋体" w:hAnsi="宋体" w:eastAsia="宋体" w:cs="宋体"/>
            <w:color w:val="FF0000"/>
          </w:rPr>
          <w:delText xml:space="preserve">性</w:delText>
        </w:r>
      </w:del>
      <w:ins w:id="490" w:author="Kiro润色" w:date="2026-06-17T00:00:00Z">
        <w:r>
          <w:rPr>
            <w:rFonts w:hint="eastAsia" w:ascii="宋体" w:hAnsi="宋体" w:eastAsia="宋体" w:cs="宋体"/>
            <w:color w:val="FF0000"/>
          </w:rPr>
          <w:t xml:space="preserve">（模型自身的辨证推理能力评测见3.2.2）</w:t>
        </w:r>
      </w:ins>
      <w:r>
        <w:rPr>
          <w:rFonts w:hint="eastAsia" w:ascii="宋体" w:hAnsi="宋体" w:eastAsia="宋体" w:cs="宋体"/>
          <w:color w:val="FF0000"/>
        </w:rPr>
        <w:t xml:space="preserve">。</w:t>
      </w:r>
    </w:p>
    <w:p w14:paraId="0F8DF223">
      <w:pPr>
        <w:pStyle w:val="6"/>
        <w:rPr>
          <w:rFonts w:hint="eastAsia" w:ascii="宋体" w:hAnsi="宋体" w:eastAsia="宋体" w:cs="宋体"/>
          <w:i w:val="0"/>
          <w:iCs w:val="0"/>
        </w:rPr>
      </w:pPr>
      <w:r>
        <w:rPr>
          <w:rFonts w:hint="eastAsia" w:ascii="宋体" w:hAnsi="宋体" w:eastAsia="宋体" w:cs="宋体"/>
          <w:i w:val="0"/>
          <w:iCs w:val="0"/>
          <w:color w:val="000000"/>
        </w:rPr>
        <w:t>3.3.2 处方审核与方剂应用</w:t>
      </w:r>
    </w:p>
    <w:p w14:paraId="22B6D1D6">
      <w:pPr>
        <w:spacing w:line="360" w:lineRule="auto"/>
        <w:ind w:firstLine="440" w:firstLineChars="200"/>
        <w:jc w:val="both"/>
        <w:rPr>
          <w:rFonts w:hint="eastAsia" w:ascii="宋体" w:hAnsi="宋体" w:eastAsia="宋体" w:cs="宋体"/>
          <w:color w:val="FF0000"/>
        </w:rPr>
      </w:pPr>
      <w:del w:id="491" w:author="Kiro润色" w:date="2026-06-17T00:00:00Z">
        <w:r>
          <w:rPr>
            <w:rFonts w:hint="eastAsia" w:ascii="宋体" w:hAnsi="宋体" w:eastAsia="宋体" w:cs="宋体"/>
            <w:color w:val="FF0000"/>
          </w:rPr>
          <w:delText xml:space="preserve">Wang等[31]采用</w:delText>
        </w:r>
      </w:del>
      <w:ins w:id="492" w:author="Kiro润色" w:date="2026-06-17T00:00:00Z">
        <w:r>
          <w:rPr>
            <w:rFonts w:hint="eastAsia" w:ascii="宋体" w:hAnsi="宋体" w:eastAsia="宋体" w:cs="宋体"/>
            <w:color w:val="FF0000"/>
          </w:rPr>
          <w:t xml:space="preserve">在方剂与处方方向，评测覆盖分类、推荐与安全审核三类任务：通过</w:t>
        </w:r>
      </w:ins>
      <w:r>
        <w:rPr>
          <w:rFonts w:hint="eastAsia" w:ascii="宋体" w:hAnsi="宋体" w:eastAsia="宋体" w:cs="宋体"/>
          <w:color w:val="FF0000"/>
        </w:rPr>
        <w:t xml:space="preserve">加权投票集成多个微调</w:t>
      </w:r>
      <w:del w:id="493" w:author="Kiro润色" w:date="2026-06-17T00:00:00Z">
        <w:r>
          <w:rPr>
            <w:rFonts w:hint="eastAsia" w:ascii="宋体" w:hAnsi="宋体" w:eastAsia="宋体" w:cs="宋体"/>
            <w:color w:val="FF0000"/>
          </w:rPr>
          <w:delText xml:space="preserve">LLM进行</w:delText>
        </w:r>
      </w:del>
      <w:ins w:id="494" w:author="Kiro润色" w:date="2026-06-17T00:00:00Z">
        <w:r>
          <w:rPr>
            <w:rFonts w:hint="eastAsia" w:ascii="宋体" w:hAnsi="宋体" w:eastAsia="宋体" w:cs="宋体"/>
            <w:color w:val="FF0000"/>
          </w:rPr>
          <w:t xml:space="preserve">模型可提高</w:t>
        </w:r>
      </w:ins>
      <w:r>
        <w:rPr>
          <w:rFonts w:hint="eastAsia" w:ascii="宋体" w:hAnsi="宋体" w:eastAsia="宋体" w:cs="宋体"/>
          <w:color w:val="FF0000"/>
        </w:rPr>
        <w:t xml:space="preserve">方剂</w:t>
      </w:r>
      <w:del w:id="495" w:author="Kiro润色" w:date="2026-06-17T00:00:00Z">
        <w:r>
          <w:rPr>
            <w:rFonts w:hint="eastAsia" w:ascii="宋体" w:hAnsi="宋体" w:eastAsia="宋体" w:cs="宋体"/>
            <w:color w:val="FF0000"/>
          </w:rPr>
          <w:delText xml:space="preserve">分类，提高了</w:delText>
        </w:r>
      </w:del>
      <w:r>
        <w:rPr>
          <w:rFonts w:hint="eastAsia" w:ascii="宋体" w:hAnsi="宋体" w:eastAsia="宋体" w:cs="宋体"/>
          <w:color w:val="FF0000"/>
        </w:rPr>
        <w:t xml:space="preserve">分类准确性</w:t>
      </w:r>
      <w:del w:id="496" w:author="Kiro润色" w:date="2026-06-17T00:00:00Z">
        <w:r>
          <w:rPr>
            <w:rFonts w:hint="eastAsia" w:ascii="宋体" w:hAnsi="宋体" w:eastAsia="宋体" w:cs="宋体"/>
            <w:color w:val="FF0000"/>
          </w:rPr>
          <w:delText xml:space="preserve">；Lingdan</w:delText>
        </w:r>
      </w:del>
      <w:ins w:id="497" w:author="Kiro润色" w:date="2026-06-17T00:00:00Z">
        <w:r>
          <w:rPr>
            <w:rFonts w:hint="eastAsia" w:ascii="宋体" w:hAnsi="宋体" w:eastAsia="宋体" w:cs="宋体"/>
            <w:color w:val="FF0000"/>
          </w:rPr>
          <w:t xml:space="preserve">[31]，思维链方法</w:t>
        </w:r>
      </w:ins>
      <w:r>
        <w:rPr>
          <w:rFonts w:hint="eastAsia" w:ascii="宋体" w:hAnsi="宋体" w:eastAsia="宋体" w:cs="宋体"/>
          <w:color w:val="FF0000"/>
        </w:rPr>
        <w:t xml:space="preserve">在草药处方推荐</w:t>
      </w:r>
      <w:del w:id="498" w:author="Kiro润色" w:date="2026-06-17T00:00:00Z">
        <w:r>
          <w:rPr>
            <w:rFonts w:hint="eastAsia" w:ascii="宋体" w:hAnsi="宋体" w:eastAsia="宋体" w:cs="宋体"/>
            <w:color w:val="FF0000"/>
          </w:rPr>
          <w:delText xml:space="preserve">任务</w:delText>
        </w:r>
      </w:del>
      <w:r>
        <w:rPr>
          <w:rFonts w:hint="eastAsia" w:ascii="宋体" w:hAnsi="宋体" w:eastAsia="宋体" w:cs="宋体"/>
          <w:color w:val="FF0000"/>
        </w:rPr>
        <w:t xml:space="preserve">上</w:t>
      </w:r>
      <w:del w:id="499" w:author="Kiro润色" w:date="2026-06-17T00:00:00Z">
        <w:r>
          <w:rPr>
            <w:rFonts w:hint="eastAsia" w:ascii="宋体" w:hAnsi="宋体" w:eastAsia="宋体" w:cs="宋体"/>
            <w:color w:val="FF0000"/>
          </w:rPr>
          <w:delText xml:space="preserve">取得了</w:delText>
        </w:r>
      </w:del>
      <w:ins w:id="500" w:author="Kiro润色" w:date="2026-06-17T00:00:00Z">
        <w:r>
          <w:rPr>
            <w:rFonts w:hint="eastAsia" w:ascii="宋体" w:hAnsi="宋体" w:eastAsia="宋体" w:cs="宋体"/>
            <w:color w:val="FF0000"/>
          </w:rPr>
          <w:t xml:space="preserve">表现</w:t>
        </w:r>
      </w:ins>
      <w:r>
        <w:rPr>
          <w:rFonts w:hint="eastAsia" w:ascii="宋体" w:hAnsi="宋体" w:eastAsia="宋体" w:cs="宋体"/>
          <w:color w:val="FF0000"/>
        </w:rPr>
        <w:t xml:space="preserve">领先</w:t>
      </w:r>
      <w:del w:id="501" w:author="Kiro润色" w:date="2026-06-17T00:00:00Z">
        <w:r>
          <w:rPr>
            <w:rFonts w:hint="eastAsia" w:ascii="宋体" w:hAnsi="宋体" w:eastAsia="宋体" w:cs="宋体"/>
            <w:color w:val="FF0000"/>
          </w:rPr>
          <w:delText xml:space="preserve">性能</w:delText>
        </w:r>
      </w:del>
      <w:r>
        <w:rPr>
          <w:rFonts w:hint="eastAsia" w:ascii="宋体" w:hAnsi="宋体" w:eastAsia="宋体" w:cs="宋体"/>
          <w:color w:val="FF0000"/>
        </w:rPr>
        <w:t xml:space="preserve">[29]</w:t>
      </w:r>
      <w:del w:id="502" w:author="Kiro润色" w:date="2026-06-17T00:00:00Z">
        <w:r>
          <w:rPr>
            <w:rFonts w:hint="eastAsia" w:ascii="宋体" w:hAnsi="宋体" w:eastAsia="宋体" w:cs="宋体"/>
            <w:color w:val="FF0000"/>
          </w:rPr>
          <w:delText xml:space="preserve">；TCMEval-PA基准用于评估模型审核</w:delText>
        </w:r>
      </w:del>
      <w:ins w:id="503"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处方安全</w:t>
      </w:r>
      <w:del w:id="504" w:author="Kiro润色" w:date="2026-06-17T00:00:00Z">
        <w:r>
          <w:rPr>
            <w:rFonts w:hint="eastAsia" w:ascii="宋体" w:hAnsi="宋体" w:eastAsia="宋体" w:cs="宋体"/>
            <w:color w:val="FF0000"/>
          </w:rPr>
          <w:delText xml:space="preserve">性的能力</w:delText>
        </w:r>
      </w:del>
      <w:ins w:id="505" w:author="Kiro润色" w:date="2026-06-17T00:00:00Z">
        <w:r>
          <w:rPr>
            <w:rFonts w:hint="eastAsia" w:ascii="宋体" w:hAnsi="宋体" w:eastAsia="宋体" w:cs="宋体"/>
            <w:color w:val="FF0000"/>
          </w:rPr>
          <w:t xml:space="preserve">审核则由专门基准来评估</w:t>
        </w:r>
      </w:ins>
      <w:r>
        <w:rPr>
          <w:rFonts w:hint="eastAsia" w:ascii="宋体" w:hAnsi="宋体" w:eastAsia="宋体" w:cs="宋体"/>
          <w:color w:val="FF0000"/>
        </w:rPr>
        <w:t xml:space="preserve">[12]。</w:t>
      </w:r>
      <w:del w:id="506" w:author="Kiro润色" w:date="2026-06-17T00:00:00Z">
        <w:r>
          <w:rPr>
            <w:rFonts w:hint="eastAsia" w:ascii="宋体" w:hAnsi="宋体" w:eastAsia="宋体" w:cs="宋体"/>
            <w:color w:val="FF0000"/>
          </w:rPr>
          <w:delText xml:space="preserve">上述评测着重</w:delText>
        </w:r>
      </w:del>
      <w:ins w:id="507" w:author="Kiro润色" w:date="2026-06-17T00:00:00Z">
        <w:r>
          <w:rPr>
            <w:rFonts w:hint="eastAsia" w:ascii="宋体" w:hAnsi="宋体" w:eastAsia="宋体" w:cs="宋体"/>
            <w:color w:val="FF0000"/>
          </w:rPr>
          <w:t xml:space="preserve">这些任务共同</w:t>
        </w:r>
      </w:ins>
      <w:r>
        <w:rPr>
          <w:rFonts w:hint="eastAsia" w:ascii="宋体" w:hAnsi="宋体" w:eastAsia="宋体" w:cs="宋体"/>
          <w:color w:val="FF0000"/>
        </w:rPr>
        <w:t xml:space="preserve">考查模型对中药配伍禁忌、证候与方药对应关系等复杂知识的掌握程度与临床决策合理性。</w:t>
      </w:r>
    </w:p>
    <w:p w14:paraId="05CA6004">
      <w:pPr>
        <w:rPr>
          <w:rFonts w:hint="eastAsia" w:ascii="宋体" w:hAnsi="宋体" w:eastAsia="宋体" w:cs="宋体"/>
        </w:rPr>
      </w:pPr>
    </w:p>
    <w:p w14:paraId="7C60E9CA">
      <w:pPr>
        <w:pStyle w:val="6"/>
        <w:rPr>
          <w:rFonts w:hint="eastAsia" w:ascii="宋体" w:hAnsi="宋体" w:eastAsia="宋体" w:cs="宋体"/>
          <w:i w:val="0"/>
          <w:iCs w:val="0"/>
          <w:color w:val="000000"/>
        </w:rPr>
      </w:pPr>
      <w:r>
        <w:rPr>
          <w:rFonts w:hint="eastAsia" w:ascii="宋体" w:hAnsi="宋体" w:eastAsia="宋体" w:cs="宋体"/>
          <w:i w:val="0"/>
          <w:iCs w:val="0"/>
          <w:color w:val="000000"/>
        </w:rPr>
        <w:t>3.3.3 多模态与真实交互场景</w:t>
      </w:r>
    </w:p>
    <w:p w14:paraId="4509C2FF">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 xml:space="preserve">中医诊疗有赖于望闻问切</w:t>
      </w:r>
      <w:ins w:id="508" w:author="Kiro润色" w:date="2026-06-17T00:00:00Z">
        <w:r>
          <w:rPr>
            <w:rFonts w:hint="eastAsia" w:ascii="宋体" w:hAnsi="宋体" w:eastAsia="宋体" w:cs="宋体"/>
            <w:color w:val="FF0000"/>
          </w:rPr>
          <w:t xml:space="preserve">获取</w:t>
        </w:r>
      </w:ins>
      <w:r>
        <w:rPr>
          <w:rFonts w:hint="eastAsia" w:ascii="宋体" w:hAnsi="宋体" w:eastAsia="宋体" w:cs="宋体"/>
          <w:color w:val="FF0000"/>
        </w:rPr>
        <w:t xml:space="preserve">的多感官信息</w:t>
      </w:r>
      <w:del w:id="509" w:author="Kiro润色" w:date="2026-06-17T00:00:00Z">
        <w:r>
          <w:rPr>
            <w:rFonts w:hint="eastAsia" w:ascii="宋体" w:hAnsi="宋体" w:eastAsia="宋体" w:cs="宋体"/>
            <w:color w:val="FF0000"/>
          </w:rPr>
          <w:delText xml:space="preserve">获取</w:delText>
        </w:r>
      </w:del>
      <w:r>
        <w:rPr>
          <w:rFonts w:hint="eastAsia" w:ascii="宋体" w:hAnsi="宋体" w:eastAsia="宋体" w:cs="宋体"/>
          <w:color w:val="FF0000"/>
        </w:rPr>
        <w:t xml:space="preserve">，相关系统与评测正逐步向多模态</w:t>
      </w:r>
      <w:del w:id="510" w:author="Kiro润色" w:date="2026-06-17T00:00:00Z">
        <w:r>
          <w:rPr>
            <w:rFonts w:hint="eastAsia" w:ascii="宋体" w:hAnsi="宋体" w:eastAsia="宋体" w:cs="宋体"/>
            <w:color w:val="FF0000"/>
          </w:rPr>
          <w:delText xml:space="preserve">和</w:delText>
        </w:r>
      </w:del>
      <w:ins w:id="511"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交互式方向延伸</w:t>
      </w:r>
      <w:del w:id="512" w:author="Kiro润色" w:date="2026-06-17T00:00:00Z">
        <w:r>
          <w:rPr>
            <w:rFonts w:hint="eastAsia" w:ascii="宋体" w:hAnsi="宋体" w:eastAsia="宋体" w:cs="宋体"/>
            <w:color w:val="FF0000"/>
          </w:rPr>
          <w:delText xml:space="preserve">。TongueVLM</w:delText>
        </w:r>
      </w:del>
      <w:ins w:id="513" w:author="Kiro润色" w:date="2026-06-17T00:00:00Z">
        <w:r>
          <w:rPr>
            <w:rFonts w:hint="eastAsia" w:ascii="宋体" w:hAnsi="宋体" w:eastAsia="宋体" w:cs="宋体"/>
            <w:color w:val="FF0000"/>
          </w:rPr>
          <w:t xml:space="preserve">：有的</w:t>
        </w:r>
      </w:ins>
      <w:r>
        <w:rPr>
          <w:rFonts w:hint="eastAsia" w:ascii="宋体" w:hAnsi="宋体" w:eastAsia="宋体" w:cs="宋体"/>
          <w:color w:val="FF0000"/>
        </w:rPr>
        <w:t xml:space="preserve">面向舌象描述与体质推理，模拟医师依据舌象特征</w:t>
      </w:r>
      <w:del w:id="514" w:author="Kiro润色" w:date="2026-06-17T00:00:00Z">
        <w:r>
          <w:rPr>
            <w:rFonts w:hint="eastAsia" w:ascii="宋体" w:hAnsi="宋体" w:eastAsia="宋体" w:cs="宋体"/>
            <w:color w:val="FF0000"/>
          </w:rPr>
          <w:delText xml:space="preserve">进行</w:delText>
        </w:r>
      </w:del>
      <w:ins w:id="515" w:author="Kiro润色" w:date="2026-06-17T00:00:00Z">
        <w:r>
          <w:rPr>
            <w:rFonts w:hint="eastAsia" w:ascii="宋体" w:hAnsi="宋体" w:eastAsia="宋体" w:cs="宋体"/>
            <w:color w:val="FF0000"/>
          </w:rPr>
          <w:t xml:space="preserve">展开</w:t>
        </w:r>
      </w:ins>
      <w:r>
        <w:rPr>
          <w:rFonts w:hint="eastAsia" w:ascii="宋体" w:hAnsi="宋体" w:eastAsia="宋体" w:cs="宋体"/>
          <w:color w:val="FF0000"/>
        </w:rPr>
        <w:t xml:space="preserve">专业对话[16]；</w:t>
      </w:r>
      <w:del w:id="516" w:author="Kiro润色" w:date="2026-06-17T00:00:00Z">
        <w:r>
          <w:rPr>
            <w:rFonts w:hint="eastAsia" w:ascii="宋体" w:hAnsi="宋体" w:eastAsia="宋体" w:cs="宋体"/>
            <w:color w:val="FF0000"/>
          </w:rPr>
          <w:delText xml:space="preserve">DCB等动态基准</w:delText>
        </w:r>
      </w:del>
      <w:ins w:id="517" w:author="Kiro润色" w:date="2026-06-17T00:00:00Z">
        <w:r>
          <w:rPr>
            <w:rFonts w:hint="eastAsia" w:ascii="宋体" w:hAnsi="宋体" w:eastAsia="宋体" w:cs="宋体"/>
            <w:color w:val="FF0000"/>
          </w:rPr>
          <w:t xml:space="preserve">有的</w:t>
        </w:r>
      </w:ins>
      <w:r>
        <w:rPr>
          <w:rFonts w:hint="eastAsia" w:ascii="宋体" w:hAnsi="宋体" w:eastAsia="宋体" w:cs="宋体"/>
          <w:color w:val="FF0000"/>
        </w:rPr>
        <w:t xml:space="preserve">以医患对话形式还原接诊过程[10]。此类场景对模型</w:t>
      </w:r>
      <w:del w:id="518" w:author="Kiro润色" w:date="2026-06-17T00:00:00Z">
        <w:r>
          <w:rPr>
            <w:rFonts w:hint="eastAsia" w:ascii="宋体" w:hAnsi="宋体" w:eastAsia="宋体" w:cs="宋体"/>
            <w:color w:val="FF0000"/>
          </w:rPr>
          <w:delText xml:space="preserve">的跨模态理解和多轮交互能力</w:delText>
        </w:r>
      </w:del>
      <w:r>
        <w:rPr>
          <w:rFonts w:hint="eastAsia" w:ascii="宋体" w:hAnsi="宋体" w:eastAsia="宋体" w:cs="宋体"/>
          <w:color w:val="FF0000"/>
        </w:rPr>
        <w:t xml:space="preserve">提出了超越文本问答的新要求</w:t>
      </w:r>
      <w:ins w:id="519" w:author="Kiro润色" w:date="2026-06-17T00:00:00Z">
        <w:r>
          <w:rPr>
            <w:rFonts w:hint="eastAsia" w:ascii="宋体" w:hAnsi="宋体" w:eastAsia="宋体" w:cs="宋体"/>
            <w:color w:val="FF0000"/>
          </w:rPr>
          <w:t xml:space="preserve">，即跨模态理解与多轮交互能力</w:t>
        </w:r>
      </w:ins>
      <w:r>
        <w:rPr>
          <w:rFonts w:hint="eastAsia" w:ascii="宋体" w:hAnsi="宋体" w:eastAsia="宋体" w:cs="宋体"/>
          <w:color w:val="FF0000"/>
        </w:rPr>
        <w:t xml:space="preserve">。</w:t>
      </w:r>
    </w:p>
    <w:p w14:paraId="0A058F72">
      <w:pPr>
        <w:rPr>
          <w:rFonts w:hint="eastAsia" w:ascii="宋体" w:hAnsi="宋体" w:eastAsia="宋体" w:cs="宋体"/>
        </w:rPr>
      </w:pPr>
    </w:p>
    <w:p w14:paraId="7084A33D">
      <w:pPr>
        <w:pStyle w:val="6"/>
        <w:rPr>
          <w:rFonts w:hint="eastAsia" w:ascii="宋体" w:hAnsi="宋体" w:eastAsia="宋体" w:cs="宋体"/>
          <w:i w:val="0"/>
          <w:iCs w:val="0"/>
          <w:color w:val="000000"/>
        </w:rPr>
      </w:pPr>
      <w:r>
        <w:rPr>
          <w:rFonts w:hint="eastAsia" w:ascii="宋体" w:hAnsi="宋体" w:eastAsia="宋体" w:cs="宋体"/>
          <w:i w:val="0"/>
          <w:iCs w:val="0"/>
          <w:color w:val="000000"/>
        </w:rPr>
        <w:t>3.3.4 教育与考试辅助</w:t>
      </w:r>
    </w:p>
    <w:p w14:paraId="29DBD9C0">
      <w:pPr>
        <w:spacing w:line="360" w:lineRule="auto"/>
        <w:ind w:firstLine="440" w:firstLineChars="200"/>
        <w:rPr>
          <w:rFonts w:hint="eastAsia" w:ascii="宋体" w:hAnsi="宋体" w:eastAsia="宋体" w:cs="宋体"/>
          <w:color w:val="FF0000"/>
        </w:rPr>
      </w:pPr>
      <w:del w:id="520" w:author="Kiro润色" w:date="2026-06-17T00:00:00Z">
        <w:r>
          <w:rPr>
            <w:rFonts w:hint="eastAsia" w:ascii="宋体" w:hAnsi="宋体" w:eastAsia="宋体" w:cs="宋体"/>
            <w:color w:val="FF0000"/>
          </w:rPr>
          <w:delText xml:space="preserve">TCM-Align</w:delText>
        </w:r>
      </w:del>
      <w:ins w:id="521" w:author="Kiro润色" w:date="2026-06-17T00:00:00Z">
        <w:r>
          <w:rPr>
            <w:rFonts w:hint="eastAsia" w:ascii="宋体" w:hAnsi="宋体" w:eastAsia="宋体" w:cs="宋体"/>
            <w:color w:val="FF0000"/>
          </w:rPr>
          <w:t xml:space="preserve">在教育场景，已有工具</w:t>
        </w:r>
      </w:ins>
      <w:r>
        <w:rPr>
          <w:rFonts w:hint="eastAsia" w:ascii="宋体" w:hAnsi="宋体" w:eastAsia="宋体" w:cs="宋体"/>
          <w:color w:val="FF0000"/>
        </w:rPr>
        <w:t xml:space="preserve">可自动生成与课程大纲对齐的多项选择题</w:t>
      </w:r>
      <w:ins w:id="522" w:author="Kiro润色" w:date="2026-06-17T00:00:00Z">
        <w:r>
          <w:rPr>
            <w:rFonts w:hint="eastAsia" w:ascii="宋体" w:hAnsi="宋体" w:eastAsia="宋体" w:cs="宋体"/>
            <w:color w:val="FF0000"/>
          </w:rPr>
          <w:t xml:space="preserve">，服务于教学与备考</w:t>
        </w:r>
      </w:ins>
      <w:r>
        <w:rPr>
          <w:rFonts w:hint="eastAsia" w:ascii="宋体" w:hAnsi="宋体" w:eastAsia="宋体" w:cs="宋体"/>
          <w:color w:val="FF0000"/>
        </w:rPr>
        <w:t xml:space="preserve">[13]。</w:t>
      </w:r>
      <w:del w:id="523" w:author="Kiro润色" w:date="2026-06-17T00:00:00Z">
        <w:r>
          <w:rPr>
            <w:rFonts w:hint="eastAsia" w:ascii="宋体" w:hAnsi="宋体" w:eastAsia="宋体" w:cs="宋体"/>
            <w:color w:val="FF0000"/>
          </w:rPr>
          <w:delText xml:space="preserve">多项研究评估了LLM在</w:delText>
        </w:r>
      </w:del>
      <w:ins w:id="524" w:author="Kiro润色" w:date="2026-06-17T00:00:00Z">
        <w:r>
          <w:rPr>
            <w:rFonts w:hint="eastAsia" w:ascii="宋体" w:hAnsi="宋体" w:eastAsia="宋体" w:cs="宋体"/>
            <w:color w:val="FF0000"/>
          </w:rPr>
          <w:t xml:space="preserve">围绕</w:t>
        </w:r>
      </w:ins>
      <w:r>
        <w:rPr>
          <w:rFonts w:hint="eastAsia" w:ascii="宋体" w:hAnsi="宋体" w:eastAsia="宋体" w:cs="宋体"/>
          <w:color w:val="FF0000"/>
        </w:rPr>
        <w:t xml:space="preserve">中医研究生、执业医师考试</w:t>
      </w:r>
      <w:del w:id="525" w:author="Kiro润色" w:date="2026-06-17T00:00:00Z">
        <w:r>
          <w:rPr>
            <w:rFonts w:hint="eastAsia" w:ascii="宋体" w:hAnsi="宋体" w:eastAsia="宋体" w:cs="宋体"/>
            <w:color w:val="FF0000"/>
          </w:rPr>
          <w:delText xml:space="preserve">中</w:delText>
        </w:r>
      </w:del>
      <w:r>
        <w:rPr>
          <w:rFonts w:hint="eastAsia" w:ascii="宋体" w:hAnsi="宋体" w:eastAsia="宋体" w:cs="宋体"/>
          <w:color w:val="FF0000"/>
        </w:rPr>
        <w:t xml:space="preserve">的</w:t>
      </w:r>
      <w:del w:id="526" w:author="Kiro润色" w:date="2026-06-17T00:00:00Z">
        <w:r>
          <w:rPr>
            <w:rFonts w:hint="eastAsia" w:ascii="宋体" w:hAnsi="宋体" w:eastAsia="宋体" w:cs="宋体"/>
            <w:color w:val="FF0000"/>
          </w:rPr>
          <w:delText xml:space="preserve">表现[23]，</w:delText>
        </w:r>
      </w:del>
      <w:ins w:id="527" w:author="Kiro润色" w:date="2026-06-17T00:00:00Z">
        <w:r>
          <w:rPr>
            <w:rFonts w:hint="eastAsia" w:ascii="宋体" w:hAnsi="宋体" w:eastAsia="宋体" w:cs="宋体"/>
            <w:color w:val="FF0000"/>
          </w:rPr>
          <w:t xml:space="preserve">评测</w:t>
        </w:r>
      </w:ins>
      <w:r>
        <w:rPr>
          <w:rFonts w:hint="eastAsia" w:ascii="宋体" w:hAnsi="宋体" w:eastAsia="宋体" w:cs="宋体"/>
          <w:color w:val="FF0000"/>
        </w:rPr>
        <w:t xml:space="preserve">除</w:t>
      </w:r>
      <w:ins w:id="528" w:author="Kiro润色" w:date="2026-06-17T00:00:00Z">
        <w:r>
          <w:rPr>
            <w:rFonts w:hint="eastAsia" w:ascii="宋体" w:hAnsi="宋体" w:eastAsia="宋体" w:cs="宋体"/>
            <w:color w:val="FF0000"/>
          </w:rPr>
          <w:t xml:space="preserve">统计</w:t>
        </w:r>
      </w:ins>
      <w:r>
        <w:rPr>
          <w:rFonts w:hint="eastAsia" w:ascii="宋体" w:hAnsi="宋体" w:eastAsia="宋体" w:cs="宋体"/>
          <w:color w:val="FF0000"/>
        </w:rPr>
        <w:t xml:space="preserve">答题正确率外，还分析</w:t>
      </w:r>
      <w:del w:id="529" w:author="Kiro润色" w:date="2026-06-17T00:00:00Z">
        <w:r>
          <w:rPr>
            <w:rFonts w:hint="eastAsia" w:ascii="宋体" w:hAnsi="宋体" w:eastAsia="宋体" w:cs="宋体"/>
            <w:color w:val="FF0000"/>
          </w:rPr>
          <w:delText xml:space="preserve">其</w:delText>
        </w:r>
      </w:del>
      <w:ins w:id="530" w:author="Kiro润色" w:date="2026-06-17T00:00:00Z">
        <w:r>
          <w:rPr>
            <w:rFonts w:hint="eastAsia" w:ascii="宋体" w:hAnsi="宋体" w:eastAsia="宋体" w:cs="宋体"/>
            <w:color w:val="FF0000"/>
          </w:rPr>
          <w:t xml:space="preserve">模型的</w:t>
        </w:r>
      </w:ins>
      <w:r>
        <w:rPr>
          <w:rFonts w:hint="eastAsia" w:ascii="宋体" w:hAnsi="宋体" w:eastAsia="宋体" w:cs="宋体"/>
          <w:color w:val="FF0000"/>
        </w:rPr>
        <w:t xml:space="preserve">解题逻辑</w:t>
      </w:r>
      <w:del w:id="531" w:author="Kiro润色" w:date="2026-06-17T00:00:00Z">
        <w:r>
          <w:rPr>
            <w:rFonts w:hint="eastAsia" w:ascii="宋体" w:hAnsi="宋体" w:eastAsia="宋体" w:cs="宋体"/>
            <w:color w:val="FF0000"/>
          </w:rPr>
          <w:delText xml:space="preserve">和</w:delText>
        </w:r>
      </w:del>
      <w:ins w:id="532"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信息使用方式，以</w:t>
      </w:r>
      <w:del w:id="533" w:author="Kiro润色" w:date="2026-06-17T00:00:00Z">
        <w:r>
          <w:rPr>
            <w:rFonts w:hint="eastAsia" w:ascii="宋体" w:hAnsi="宋体" w:eastAsia="宋体" w:cs="宋体"/>
            <w:color w:val="FF0000"/>
          </w:rPr>
          <w:delText xml:space="preserve">评估</w:delText>
        </w:r>
      </w:del>
      <w:ins w:id="534" w:author="Kiro润色" w:date="2026-06-17T00:00:00Z">
        <w:r>
          <w:rPr>
            <w:rFonts w:hint="eastAsia" w:ascii="宋体" w:hAnsi="宋体" w:eastAsia="宋体" w:cs="宋体"/>
            <w:color w:val="FF0000"/>
          </w:rPr>
          <w:t xml:space="preserve">判断</w:t>
        </w:r>
      </w:ins>
      <w:r>
        <w:rPr>
          <w:rFonts w:hint="eastAsia" w:ascii="宋体" w:hAnsi="宋体" w:eastAsia="宋体" w:cs="宋体"/>
          <w:color w:val="FF0000"/>
        </w:rPr>
        <w:t xml:space="preserve">其作为教育工具的可行性与潜在风险</w:t>
      </w:r>
      <w:ins w:id="535" w:author="Kiro润色" w:date="2026-06-17T00:00:00Z">
        <w:r>
          <w:rPr>
            <w:rFonts w:hint="eastAsia" w:ascii="宋体" w:hAnsi="宋体" w:eastAsia="宋体" w:cs="宋体"/>
            <w:color w:val="FF0000"/>
          </w:rPr>
          <w:t xml:space="preserve">[23]</w:t>
        </w:r>
      </w:ins>
      <w:r>
        <w:rPr>
          <w:rFonts w:hint="eastAsia" w:ascii="宋体" w:hAnsi="宋体" w:eastAsia="宋体" w:cs="宋体"/>
          <w:color w:val="FF0000"/>
        </w:rPr>
        <w:t xml:space="preserve">。</w:t>
      </w:r>
    </w:p>
    <w:p w14:paraId="18487CCA">
      <w:pPr>
        <w:rPr>
          <w:rFonts w:hint="eastAsia" w:ascii="宋体" w:hAnsi="宋体" w:eastAsia="宋体" w:cs="宋体"/>
        </w:rPr>
      </w:pPr>
    </w:p>
    <w:p w14:paraId="55B8EF5A">
      <w:pPr>
        <w:pStyle w:val="6"/>
        <w:rPr>
          <w:rFonts w:hint="eastAsia" w:ascii="宋体" w:hAnsi="宋体" w:eastAsia="宋体" w:cs="宋体"/>
          <w:i w:val="0"/>
          <w:iCs w:val="0"/>
          <w:color w:val="000000"/>
        </w:rPr>
      </w:pPr>
      <w:r>
        <w:rPr>
          <w:rFonts w:hint="eastAsia" w:ascii="宋体" w:hAnsi="宋体" w:eastAsia="宋体" w:cs="宋体"/>
          <w:i w:val="0"/>
          <w:iCs w:val="0"/>
          <w:color w:val="000000"/>
        </w:rPr>
        <w:t>3.3.5 科研与知识发现</w:t>
      </w:r>
    </w:p>
    <w:p w14:paraId="2C51C0DE">
      <w:pPr>
        <w:spacing w:line="360" w:lineRule="auto"/>
        <w:ind w:firstLine="440" w:firstLineChars="200"/>
        <w:rPr>
          <w:rFonts w:hint="eastAsia" w:ascii="宋体" w:hAnsi="宋体" w:eastAsia="宋体" w:cs="宋体"/>
        </w:rPr>
      </w:pPr>
      <w:ins w:id="536" w:author="Kiro润色" w:date="2026-06-17T00:00:00Z">
        <w:r>
          <w:rPr>
            <w:rFonts w:hint="eastAsia" w:eastAsia="宋体" w:cs="宋体"/>
            <w:color w:val="FF0000"/>
            <w:lang w:val="en-US" w:eastAsia="zh-CN"/>
          </w:rPr>
          <w:t xml:space="preserve">在科研与知识发现方向，有</w:t>
        </w:r>
      </w:ins>
      <w:r>
        <w:rPr>
          <w:rFonts w:hint="eastAsia" w:eastAsia="宋体" w:cs="宋体"/>
          <w:color w:val="FF0000"/>
          <w:lang w:val="en-US" w:eastAsia="zh-CN"/>
        </w:rPr>
        <w:t xml:space="preserve">研究</w:t>
      </w:r>
      <w:del w:id="537" w:author="Kiro润色" w:date="2026-06-17T00:00:00Z">
        <w:r>
          <w:rPr>
            <w:rFonts w:hint="eastAsia" w:eastAsia="宋体" w:cs="宋体"/>
            <w:color w:val="FF0000"/>
            <w:lang w:val="en-US" w:eastAsia="zh-CN"/>
          </w:rPr>
          <w:delText xml:space="preserve">表明[32]，TEmbed-DDI利用LLM</w:delText>
        </w:r>
      </w:del>
      <w:ins w:id="538" w:author="Kiro润色" w:date="2026-06-17T00:00:00Z">
        <w:r>
          <w:rPr>
            <w:rFonts w:hint="eastAsia" w:eastAsia="宋体" w:cs="宋体"/>
            <w:color w:val="FF0000"/>
            <w:lang w:val="en-US" w:eastAsia="zh-CN"/>
          </w:rPr>
          <w:t xml:space="preserve">借助大语言模型</w:t>
        </w:r>
      </w:ins>
      <w:r>
        <w:rPr>
          <w:rFonts w:hint="eastAsia" w:eastAsia="宋体" w:cs="宋体"/>
          <w:color w:val="FF0000"/>
          <w:lang w:val="en-US" w:eastAsia="zh-CN"/>
        </w:rPr>
        <w:t xml:space="preserve">嵌入</w:t>
      </w:r>
      <w:del w:id="539" w:author="Kiro润色" w:date="2026-06-17T00:00:00Z">
        <w:r>
          <w:rPr>
            <w:rFonts w:hint="eastAsia" w:eastAsia="宋体" w:cs="宋体"/>
            <w:color w:val="FF0000"/>
            <w:lang w:val="en-US" w:eastAsia="zh-CN"/>
          </w:rPr>
          <w:delText xml:space="preserve">和</w:delText>
        </w:r>
      </w:del>
      <w:ins w:id="540" w:author="Kiro润色" w:date="2026-06-17T00:00:00Z">
        <w:r>
          <w:rPr>
            <w:rFonts w:hint="eastAsia" w:eastAsia="宋体" w:cs="宋体"/>
            <w:color w:val="FF0000"/>
            <w:lang w:val="en-US" w:eastAsia="zh-CN"/>
          </w:rPr>
          <w:t xml:space="preserve">与</w:t>
        </w:r>
      </w:ins>
      <w:r>
        <w:rPr>
          <w:rFonts w:hint="eastAsia" w:eastAsia="宋体" w:cs="宋体"/>
          <w:color w:val="FF0000"/>
          <w:lang w:val="en-US" w:eastAsia="zh-CN"/>
        </w:rPr>
        <w:t xml:space="preserve">双向神经网络</w:t>
      </w:r>
      <w:del w:id="541" w:author="Kiro润色" w:date="2026-06-17T00:00:00Z">
        <w:r>
          <w:rPr>
            <w:rFonts w:hint="eastAsia" w:eastAsia="宋体" w:cs="宋体"/>
            <w:color w:val="FF0000"/>
            <w:lang w:val="en-US" w:eastAsia="zh-CN"/>
          </w:rPr>
          <w:delText xml:space="preserve">进行</w:delText>
        </w:r>
      </w:del>
      <w:ins w:id="542" w:author="Kiro润色" w:date="2026-06-17T00:00:00Z">
        <w:r>
          <w:rPr>
            <w:rFonts w:hint="eastAsia" w:eastAsia="宋体" w:cs="宋体"/>
            <w:color w:val="FF0000"/>
            <w:lang w:val="en-US" w:eastAsia="zh-CN"/>
          </w:rPr>
          <w:t xml:space="preserve">完成</w:t>
        </w:r>
      </w:ins>
      <w:r>
        <w:rPr>
          <w:rFonts w:hint="eastAsia" w:eastAsia="宋体" w:cs="宋体"/>
          <w:color w:val="FF0000"/>
          <w:lang w:val="en-US" w:eastAsia="zh-CN"/>
        </w:rPr>
        <w:t xml:space="preserve">跨领域药物相互作用注释，展示</w:t>
      </w:r>
      <w:del w:id="543" w:author="Kiro润色" w:date="2026-06-17T00:00:00Z">
        <w:r>
          <w:rPr>
            <w:rFonts w:hint="eastAsia" w:eastAsia="宋体" w:cs="宋体"/>
            <w:color w:val="FF0000"/>
            <w:lang w:val="en-US" w:eastAsia="zh-CN"/>
          </w:rPr>
          <w:delText xml:space="preserve">LLM在</w:delText>
        </w:r>
      </w:del>
      <w:ins w:id="544" w:author="Kiro润色" w:date="2026-06-17T00:00:00Z">
        <w:r>
          <w:rPr>
            <w:rFonts w:hint="eastAsia" w:eastAsia="宋体" w:cs="宋体"/>
            <w:color w:val="FF0000"/>
            <w:lang w:val="en-US" w:eastAsia="zh-CN"/>
          </w:rPr>
          <w:t xml:space="preserve">了模型</w:t>
        </w:r>
      </w:ins>
      <w:r>
        <w:rPr>
          <w:rFonts w:hint="eastAsia" w:eastAsia="宋体" w:cs="宋体"/>
          <w:color w:val="FF0000"/>
          <w:lang w:val="en-US" w:eastAsia="zh-CN"/>
        </w:rPr>
        <w:t xml:space="preserve">发现潜在药物相互作用</w:t>
      </w:r>
      <w:del w:id="545" w:author="Kiro润色" w:date="2026-06-17T00:00:00Z">
        <w:r>
          <w:rPr>
            <w:rFonts w:hint="eastAsia" w:eastAsia="宋体" w:cs="宋体"/>
            <w:color w:val="FF0000"/>
            <w:lang w:val="en-US" w:eastAsia="zh-CN"/>
          </w:rPr>
          <w:delText xml:space="preserve">方面</w:delText>
        </w:r>
      </w:del>
      <w:r>
        <w:rPr>
          <w:rFonts w:hint="eastAsia" w:eastAsia="宋体" w:cs="宋体"/>
          <w:color w:val="FF0000"/>
          <w:lang w:val="en-US" w:eastAsia="zh-CN"/>
        </w:rPr>
        <w:t xml:space="preserve">的能力</w:t>
      </w:r>
      <w:del w:id="546" w:author="Kiro润色" w:date="2026-06-17T00:00:00Z">
        <w:r>
          <w:rPr>
            <w:rFonts w:hint="eastAsia" w:eastAsia="宋体" w:cs="宋体"/>
            <w:color w:val="FF0000"/>
            <w:lang w:val="en-US" w:eastAsia="zh-CN"/>
          </w:rPr>
          <w:delText xml:space="preserve">。Xu等</w:delText>
        </w:r>
      </w:del>
      <w:r>
        <w:rPr>
          <w:rFonts w:hint="eastAsia" w:eastAsia="宋体" w:cs="宋体"/>
          <w:color w:val="FF0000"/>
          <w:lang w:val="en-US" w:eastAsia="zh-CN"/>
        </w:rPr>
        <w:t xml:space="preserve">[3</w:t>
      </w:r>
      <w:del w:id="547" w:author="Kiro润色" w:date="2026-06-17T00:00:00Z">
        <w:r>
          <w:rPr>
            <w:rFonts w:hint="eastAsia" w:eastAsia="宋体" w:cs="宋体"/>
            <w:color w:val="FF0000"/>
            <w:lang w:val="en-US" w:eastAsia="zh-CN"/>
          </w:rPr>
          <w:delText xml:space="preserve">3</w:delText>
        </w:r>
      </w:del>
      <w:ins w:id="548" w:author="Kiro润色" w:date="2026-06-17T00:00:00Z">
        <w:r>
          <w:rPr>
            <w:rFonts w:hint="eastAsia" w:eastAsia="宋体" w:cs="宋体"/>
            <w:color w:val="FF0000"/>
            <w:lang w:val="en-US" w:eastAsia="zh-CN"/>
          </w:rPr>
          <w:t xml:space="preserve">2</w:t>
        </w:r>
      </w:ins>
      <w:r>
        <w:rPr>
          <w:rFonts w:hint="eastAsia" w:eastAsia="宋体" w:cs="宋体"/>
          <w:color w:val="FF0000"/>
          <w:lang w:val="en-US" w:eastAsia="zh-CN"/>
        </w:rPr>
        <w:t xml:space="preserve">]</w:t>
      </w:r>
      <w:ins w:id="549" w:author="Kiro润色" w:date="2026-06-17T00:00:00Z">
        <w:r>
          <w:rPr>
            <w:rFonts w:hint="eastAsia" w:eastAsia="宋体" w:cs="宋体"/>
            <w:color w:val="FF0000"/>
            <w:lang w:val="en-US" w:eastAsia="zh-CN"/>
          </w:rPr>
          <w:t xml:space="preserve">；也有研究</w:t>
        </w:r>
      </w:ins>
      <w:r>
        <w:rPr>
          <w:rFonts w:hint="eastAsia" w:eastAsia="宋体" w:cs="宋体"/>
          <w:color w:val="FF0000"/>
          <w:lang w:val="en-US" w:eastAsia="zh-CN"/>
        </w:rPr>
        <w:t xml:space="preserve">提出</w:t>
      </w:r>
      <w:del w:id="550" w:author="Kiro润色" w:date="2026-06-17T00:00:00Z">
        <w:r>
          <w:rPr>
            <w:rFonts w:hint="eastAsia" w:eastAsia="宋体" w:cs="宋体"/>
            <w:color w:val="FF0000"/>
            <w:lang w:val="en-US" w:eastAsia="zh-CN"/>
          </w:rPr>
          <w:delText xml:space="preserve">的</w:delText>
        </w:r>
      </w:del>
      <w:r>
        <w:rPr>
          <w:rFonts w:hint="eastAsia" w:eastAsia="宋体" w:cs="宋体"/>
          <w:color w:val="FF0000"/>
          <w:lang w:val="en-US" w:eastAsia="zh-CN"/>
        </w:rPr>
        <w:t xml:space="preserve">字符级卷积循环交互网络（CCRIN）</w:t>
      </w:r>
      <w:del w:id="551" w:author="Kiro润色" w:date="2026-06-17T00:00:00Z">
        <w:r>
          <w:rPr>
            <w:rFonts w:hint="eastAsia" w:eastAsia="宋体" w:cs="宋体"/>
            <w:color w:val="FF0000"/>
            <w:lang w:val="en-US" w:eastAsia="zh-CN"/>
          </w:rPr>
          <w:delText xml:space="preserve">可</w:delText>
        </w:r>
      </w:del>
      <w:ins w:id="552" w:author="Kiro润色" w:date="2026-06-17T00:00:00Z">
        <w:r>
          <w:rPr>
            <w:rFonts w:hint="eastAsia" w:eastAsia="宋体" w:cs="宋体"/>
            <w:color w:val="FF0000"/>
            <w:lang w:val="en-US" w:eastAsia="zh-CN"/>
          </w:rPr>
          <w:t xml:space="preserve">，</w:t>
        </w:r>
      </w:ins>
      <w:r>
        <w:rPr>
          <w:rFonts w:hint="eastAsia" w:eastAsia="宋体" w:cs="宋体"/>
          <w:color w:val="FF0000"/>
          <w:lang w:val="en-US" w:eastAsia="zh-CN"/>
        </w:rPr>
        <w:t xml:space="preserve">从中医临床文本中联合抽取实体</w:t>
      </w:r>
      <w:del w:id="553" w:author="Kiro润色" w:date="2026-06-17T00:00:00Z">
        <w:r>
          <w:rPr>
            <w:rFonts w:hint="eastAsia" w:eastAsia="宋体" w:cs="宋体"/>
            <w:color w:val="FF0000"/>
            <w:lang w:val="en-US" w:eastAsia="zh-CN"/>
          </w:rPr>
          <w:delText xml:space="preserve">和</w:delText>
        </w:r>
      </w:del>
      <w:ins w:id="554" w:author="Kiro润色" w:date="2026-06-17T00:00:00Z">
        <w:r>
          <w:rPr>
            <w:rFonts w:hint="eastAsia" w:eastAsia="宋体" w:cs="宋体"/>
            <w:color w:val="FF0000"/>
            <w:lang w:val="en-US" w:eastAsia="zh-CN"/>
          </w:rPr>
          <w:t xml:space="preserve">与</w:t>
        </w:r>
      </w:ins>
      <w:r>
        <w:rPr>
          <w:rFonts w:hint="eastAsia" w:eastAsia="宋体" w:cs="宋体"/>
          <w:color w:val="FF0000"/>
          <w:lang w:val="en-US" w:eastAsia="zh-CN"/>
        </w:rPr>
        <w:t xml:space="preserve">关系，为构建知识图谱提供支持</w:t>
      </w:r>
      <w:ins w:id="555" w:author="Kiro润色" w:date="2026-06-17T00:00:00Z">
        <w:r>
          <w:rPr>
            <w:rFonts w:hint="eastAsia" w:eastAsia="宋体" w:cs="宋体"/>
            <w:color w:val="FF0000"/>
            <w:lang w:val="en-US" w:eastAsia="zh-CN"/>
          </w:rPr>
          <w:t xml:space="preserve">[33]</w:t>
        </w:r>
      </w:ins>
      <w:r>
        <w:rPr>
          <w:rFonts w:hint="eastAsia" w:eastAsia="宋体" w:cs="宋体"/>
          <w:color w:val="FF0000"/>
          <w:lang w:val="en-US" w:eastAsia="zh-CN"/>
        </w:rPr>
        <w:t xml:space="preserve">。</w:t>
      </w:r>
    </w:p>
    <w:p w14:paraId="6BBE1C27">
      <w:pPr>
        <w:pStyle w:val="4"/>
        <w:rPr>
          <w:rFonts w:hint="eastAsia" w:ascii="宋体" w:hAnsi="宋体" w:eastAsia="宋体" w:cs="宋体"/>
        </w:rPr>
      </w:pPr>
      <w:r>
        <w:rPr>
          <w:rFonts w:hint="eastAsia" w:ascii="宋体" w:hAnsi="宋体" w:eastAsia="宋体" w:cs="宋体"/>
          <w:color w:val="000000"/>
        </w:rPr>
        <w:t>4 现有评测体系的主要局限及方法学反思</w:t>
      </w:r>
    </w:p>
    <w:p w14:paraId="04E356F1">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现有评测基准</w:t>
      </w:r>
      <w:r>
        <w:rPr>
          <w:rFonts w:hint="eastAsia" w:eastAsia="宋体" w:cs="宋体"/>
          <w:color w:val="FF0000"/>
          <w:lang w:eastAsia="zh-CN"/>
        </w:rPr>
        <w:t>，</w:t>
      </w:r>
      <w:r>
        <w:rPr>
          <w:rFonts w:hint="eastAsia" w:eastAsia="宋体" w:cs="宋体"/>
          <w:color w:val="FF0000"/>
          <w:lang w:val="en-US" w:eastAsia="zh-CN"/>
        </w:rPr>
        <w:t>例如</w:t>
      </w:r>
      <w:r>
        <w:rPr>
          <w:rFonts w:hint="eastAsia" w:ascii="宋体" w:hAnsi="宋体" w:eastAsia="宋体" w:cs="宋体"/>
          <w:color w:val="FF0000"/>
        </w:rPr>
        <w:t>标准化考试、静态病例与知识问答在数据可获得性、客观性和可重复性方面</w:t>
      </w:r>
      <w:r>
        <w:rPr>
          <w:rFonts w:hint="eastAsia" w:eastAsia="宋体" w:cs="宋体"/>
          <w:color w:val="FF0000"/>
          <w:lang w:val="en-US" w:eastAsia="zh-CN"/>
        </w:rPr>
        <w:t>具备</w:t>
      </w:r>
      <w:r>
        <w:rPr>
          <w:rFonts w:hint="eastAsia" w:ascii="宋体" w:hAnsi="宋体" w:eastAsia="宋体" w:cs="宋体"/>
          <w:color w:val="FF0000"/>
        </w:rPr>
        <w:t>不可替代的基础作用，是模型能力评价的重要基础，也是后续复杂评测得以展开的前提。本部分从评测效度角度，针对当前体系在能力刻画、安全覆盖与临床效用三方面的不足进行方法学反思。</w:t>
      </w:r>
    </w:p>
    <w:p w14:paraId="67EF7B3A">
      <w:pPr>
        <w:pStyle w:val="5"/>
        <w:rPr>
          <w:rFonts w:hint="eastAsia" w:ascii="宋体" w:hAnsi="宋体" w:eastAsia="宋体" w:cs="宋体"/>
        </w:rPr>
      </w:pPr>
      <w:r>
        <w:rPr>
          <w:rFonts w:hint="eastAsia" w:ascii="宋体" w:hAnsi="宋体" w:eastAsia="宋体" w:cs="宋体"/>
          <w:color w:val="000000"/>
        </w:rPr>
        <w:t>4.1 文本封闭假设与多感官诊断范式的错位</w:t>
      </w:r>
    </w:p>
    <w:p w14:paraId="7E6B0F4D">
      <w:pPr>
        <w:spacing w:line="360" w:lineRule="auto"/>
        <w:ind w:firstLine="440" w:firstLineChars="200"/>
        <w:jc w:val="both"/>
        <w:rPr>
          <w:rFonts w:hint="eastAsia" w:ascii="宋体" w:hAnsi="宋体" w:eastAsia="宋体" w:cs="宋体"/>
          <w:color w:val="FF0000"/>
        </w:rPr>
      </w:pPr>
      <w:del w:id="556" w:author="Kiro润色" w:date="2026-06-17T00:00:00Z">
        <w:r>
          <w:rPr>
            <w:rFonts w:hint="eastAsia" w:ascii="宋体" w:hAnsi="宋体" w:eastAsia="宋体" w:cs="宋体"/>
            <w:color w:val="FF0000"/>
          </w:rPr>
          <w:delText xml:space="preserve">LLM</w:delText>
        </w:r>
      </w:del>
      <w:ins w:id="557" w:author="Kiro润色" w:date="2026-06-17T00:00:00Z">
        <w:r>
          <w:rPr>
            <w:rFonts w:hint="eastAsia" w:ascii="宋体" w:hAnsi="宋体" w:eastAsia="宋体" w:cs="宋体"/>
            <w:color w:val="FF0000"/>
          </w:rPr>
          <w:t xml:space="preserve">模型</w:t>
        </w:r>
      </w:ins>
      <w:r>
        <w:rPr>
          <w:rFonts w:hint="eastAsia" w:ascii="宋体" w:hAnsi="宋体" w:eastAsia="宋体" w:cs="宋体"/>
          <w:color w:val="FF0000"/>
        </w:rPr>
        <w:t xml:space="preserve">能够通过执业医师考试</w:t>
      </w:r>
      <w:del w:id="558" w:author="Kiro润色" w:date="2026-06-17T00:00:00Z">
        <w:r>
          <w:rPr>
            <w:rFonts w:hint="eastAsia" w:ascii="宋体" w:hAnsi="宋体" w:eastAsia="宋体" w:cs="宋体"/>
            <w:color w:val="FF0000"/>
          </w:rPr>
          <w:delText xml:space="preserve">并</w:delText>
        </w:r>
      </w:del>
      <w:ins w:id="559" w:author="Kiro润色" w:date="2026-06-17T00:00:00Z">
        <w:r>
          <w:rPr>
            <w:rFonts w:hint="eastAsia" w:ascii="宋体" w:hAnsi="宋体" w:eastAsia="宋体" w:cs="宋体"/>
            <w:color w:val="FF0000"/>
          </w:rPr>
          <w:t xml:space="preserve">、</w:t>
        </w:r>
      </w:ins>
      <w:r>
        <w:rPr>
          <w:rFonts w:hint="eastAsia" w:ascii="宋体" w:hAnsi="宋体" w:eastAsia="宋体" w:cs="宋体"/>
          <w:color w:val="FF0000"/>
        </w:rPr>
        <w:t xml:space="preserve">在选择题上达</w:t>
      </w:r>
      <w:ins w:id="560" w:author="Kiro润色" w:date="2026-06-17T00:00:00Z">
        <w:r>
          <w:rPr>
            <w:rFonts w:hint="eastAsia" w:ascii="宋体" w:hAnsi="宋体" w:eastAsia="宋体" w:cs="宋体"/>
            <w:color w:val="FF0000"/>
          </w:rPr>
          <w:t xml:space="preserve">到</w:t>
        </w:r>
      </w:ins>
      <w:r>
        <w:rPr>
          <w:rFonts w:hint="eastAsia" w:ascii="宋体" w:hAnsi="宋体" w:eastAsia="宋体" w:cs="宋体"/>
          <w:color w:val="FF0000"/>
        </w:rPr>
        <w:t xml:space="preserve">90%以上的准确率，</w:t>
      </w:r>
      <w:del w:id="561" w:author="Kiro润色" w:date="2026-06-17T00:00:00Z">
        <w:r>
          <w:rPr>
            <w:rFonts w:hint="eastAsia" w:ascii="宋体" w:hAnsi="宋体" w:eastAsia="宋体" w:cs="宋体"/>
            <w:color w:val="FF0000"/>
          </w:rPr>
          <w:delText xml:space="preserve">这本质上</w:delText>
        </w:r>
      </w:del>
      <w:ins w:id="562" w:author="Kiro润色" w:date="2026-06-17T00:00:00Z">
        <w:r>
          <w:rPr>
            <w:rFonts w:hint="eastAsia" w:ascii="宋体" w:hAnsi="宋体" w:eastAsia="宋体" w:cs="宋体"/>
            <w:color w:val="FF0000"/>
          </w:rPr>
          <w:t xml:space="preserve">所</w:t>
        </w:r>
      </w:ins>
      <w:r>
        <w:rPr>
          <w:rFonts w:hint="eastAsia" w:ascii="宋体" w:hAnsi="宋体" w:eastAsia="宋体" w:cs="宋体"/>
          <w:color w:val="FF0000"/>
        </w:rPr>
        <w:t xml:space="preserve">度量的</w:t>
      </w:r>
      <w:ins w:id="563" w:author="Kiro润色" w:date="2026-06-17T00:00:00Z">
        <w:r>
          <w:rPr>
            <w:rFonts w:hint="eastAsia" w:ascii="宋体" w:hAnsi="宋体" w:eastAsia="宋体" w:cs="宋体"/>
            <w:color w:val="FF0000"/>
          </w:rPr>
          <w:t xml:space="preserve">主要</w:t>
        </w:r>
      </w:ins>
      <w:r>
        <w:rPr>
          <w:rFonts w:hint="eastAsia" w:ascii="宋体" w:hAnsi="宋体" w:eastAsia="宋体" w:cs="宋体"/>
          <w:color w:val="FF0000"/>
        </w:rPr>
        <w:t xml:space="preserve">是文本到文本的符号映射能力，与真实中医诊疗所需的跨模态感知综合判断能力</w:t>
      </w:r>
      <w:del w:id="564" w:author="Kiro润色" w:date="2026-06-17T00:00:00Z">
        <w:r>
          <w:rPr>
            <w:rFonts w:hint="eastAsia" w:ascii="宋体" w:hAnsi="宋体" w:eastAsia="宋体" w:cs="宋体"/>
            <w:color w:val="FF0000"/>
          </w:rPr>
          <w:delText xml:space="preserve">之间</w:delText>
        </w:r>
      </w:del>
      <w:r>
        <w:rPr>
          <w:rFonts w:hint="eastAsia" w:ascii="宋体" w:hAnsi="宋体" w:eastAsia="宋体" w:cs="宋体"/>
          <w:color w:val="FF0000"/>
        </w:rPr>
        <w:t xml:space="preserve">存在</w:t>
      </w:r>
      <w:del w:id="565" w:author="Kiro润色" w:date="2026-06-17T00:00:00Z">
        <w:r>
          <w:rPr>
            <w:rFonts w:hint="eastAsia" w:ascii="宋体" w:hAnsi="宋体" w:eastAsia="宋体" w:cs="宋体"/>
            <w:color w:val="FF0000"/>
          </w:rPr>
          <w:delText xml:space="preserve">本质</w:delText>
        </w:r>
      </w:del>
      <w:ins w:id="566" w:author="Kiro润色" w:date="2026-06-17T00:00:00Z">
        <w:r>
          <w:rPr>
            <w:rFonts w:hint="eastAsia" w:ascii="宋体" w:hAnsi="宋体" w:eastAsia="宋体" w:cs="宋体"/>
            <w:color w:val="FF0000"/>
          </w:rPr>
          <w:t xml:space="preserve">明显</w:t>
        </w:r>
      </w:ins>
      <w:r>
        <w:rPr>
          <w:rFonts w:hint="eastAsia" w:ascii="宋体" w:hAnsi="宋体" w:eastAsia="宋体" w:cs="宋体"/>
          <w:color w:val="FF0000"/>
        </w:rPr>
        <w:t xml:space="preserve">区别。文本</w:t>
      </w:r>
      <w:del w:id="567" w:author="Kiro润色" w:date="2026-06-17T00:00:00Z">
        <w:r>
          <w:rPr>
            <w:rFonts w:hint="eastAsia" w:ascii="宋体" w:hAnsi="宋体" w:eastAsia="宋体" w:cs="宋体"/>
            <w:color w:val="FF0000"/>
          </w:rPr>
          <w:delText xml:space="preserve">映射</w:delText>
        </w:r>
      </w:del>
      <w:r>
        <w:rPr>
          <w:rFonts w:hint="eastAsia" w:ascii="宋体" w:hAnsi="宋体" w:eastAsia="宋体" w:cs="宋体"/>
          <w:color w:val="FF0000"/>
        </w:rPr>
        <w:t xml:space="preserve">任务上的良好表现，可能</w:t>
      </w:r>
      <w:del w:id="568" w:author="Kiro润色" w:date="2026-06-17T00:00:00Z">
        <w:r>
          <w:rPr>
            <w:rFonts w:hint="eastAsia" w:ascii="宋体" w:hAnsi="宋体" w:eastAsia="宋体" w:cs="宋体"/>
            <w:color w:val="FF0000"/>
          </w:rPr>
          <w:delText xml:space="preserve">严重</w:delText>
        </w:r>
      </w:del>
      <w:r>
        <w:rPr>
          <w:rFonts w:hint="eastAsia" w:ascii="宋体" w:hAnsi="宋体" w:eastAsia="宋体" w:cs="宋体"/>
          <w:color w:val="FF0000"/>
        </w:rPr>
        <w:t xml:space="preserve">掩盖</w:t>
      </w:r>
      <w:del w:id="569" w:author="Kiro润色" w:date="2026-06-17T00:00:00Z">
        <w:r>
          <w:rPr>
            <w:rFonts w:hint="eastAsia" w:ascii="宋体" w:hAnsi="宋体" w:eastAsia="宋体" w:cs="宋体"/>
            <w:color w:val="FF0000"/>
          </w:rPr>
          <w:delText xml:space="preserve">中医临床所需的</w:delText>
        </w:r>
      </w:del>
      <w:ins w:id="570" w:author="Kiro润色" w:date="2026-06-17T00:00:00Z">
        <w:r>
          <w:rPr>
            <w:rFonts w:hint="eastAsia" w:ascii="宋体" w:hAnsi="宋体" w:eastAsia="宋体" w:cs="宋体"/>
            <w:color w:val="FF0000"/>
          </w:rPr>
          <w:t xml:space="preserve">了对</w:t>
        </w:r>
      </w:ins>
      <w:r>
        <w:rPr>
          <w:rFonts w:hint="eastAsia" w:ascii="宋体" w:hAnsi="宋体" w:eastAsia="宋体" w:cs="宋体"/>
          <w:color w:val="FF0000"/>
        </w:rPr>
        <w:t xml:space="preserve">多感官、具身、情境依赖</w:t>
      </w:r>
      <w:ins w:id="571" w:author="Kiro润色" w:date="2026-06-17T00:00:00Z">
        <w:r>
          <w:rPr>
            <w:rFonts w:hint="eastAsia" w:ascii="宋体" w:hAnsi="宋体" w:eastAsia="宋体" w:cs="宋体"/>
            <w:color w:val="FF0000"/>
          </w:rPr>
          <w:t xml:space="preserve">这一类</w:t>
        </w:r>
      </w:ins>
      <w:r>
        <w:rPr>
          <w:rFonts w:hint="eastAsia" w:ascii="宋体" w:hAnsi="宋体" w:eastAsia="宋体" w:cs="宋体"/>
          <w:color w:val="FF0000"/>
        </w:rPr>
        <w:t xml:space="preserve">认知过程的评估缺失，从而</w:t>
      </w:r>
      <w:del w:id="572" w:author="Kiro润色" w:date="2026-06-17T00:00:00Z">
        <w:r>
          <w:rPr>
            <w:rFonts w:hint="eastAsia" w:ascii="宋体" w:hAnsi="宋体" w:eastAsia="宋体" w:cs="宋体"/>
            <w:color w:val="FF0000"/>
          </w:rPr>
          <w:delText xml:space="preserve">导致对</w:delText>
        </w:r>
      </w:del>
      <w:ins w:id="573" w:author="Kiro润色" w:date="2026-06-17T00:00:00Z">
        <w:r>
          <w:rPr>
            <w:rFonts w:hint="eastAsia" w:ascii="宋体" w:hAnsi="宋体" w:eastAsia="宋体" w:cs="宋体"/>
            <w:color w:val="FF0000"/>
          </w:rPr>
          <w:t xml:space="preserve">高估</w:t>
        </w:r>
      </w:ins>
      <w:r>
        <w:rPr>
          <w:rFonts w:hint="eastAsia" w:ascii="宋体" w:hAnsi="宋体" w:eastAsia="宋体" w:cs="宋体"/>
          <w:color w:val="FF0000"/>
        </w:rPr>
        <w:t xml:space="preserve">模型</w:t>
      </w:r>
      <w:ins w:id="574" w:author="Kiro润色" w:date="2026-06-17T00:00:00Z">
        <w:r>
          <w:rPr>
            <w:rFonts w:hint="eastAsia" w:ascii="宋体" w:hAnsi="宋体" w:eastAsia="宋体" w:cs="宋体"/>
            <w:color w:val="FF0000"/>
          </w:rPr>
          <w:t xml:space="preserve">的</w:t>
        </w:r>
      </w:ins>
      <w:r>
        <w:rPr>
          <w:rFonts w:hint="eastAsia" w:ascii="宋体" w:hAnsi="宋体" w:eastAsia="宋体" w:cs="宋体"/>
          <w:color w:val="FF0000"/>
        </w:rPr>
        <w:t xml:space="preserve">实际临床能力</w:t>
      </w:r>
      <w:del w:id="575" w:author="Kiro润色" w:date="2026-06-17T00:00:00Z">
        <w:r>
          <w:rPr>
            <w:rFonts w:hint="eastAsia" w:ascii="宋体" w:hAnsi="宋体" w:eastAsia="宋体" w:cs="宋体"/>
            <w:color w:val="FF0000"/>
          </w:rPr>
          <w:delText xml:space="preserve">的高估</w:delText>
        </w:r>
      </w:del>
      <w:r>
        <w:rPr>
          <w:rFonts w:hint="eastAsia" w:ascii="宋体" w:hAnsi="宋体" w:eastAsia="宋体" w:cs="宋体"/>
          <w:color w:val="FF0000"/>
        </w:rPr>
        <w:t xml:space="preserve">。</w:t>
      </w:r>
      <w:ins w:id="576" w:author="Kiro润色" w:date="2026-06-17T00:00:00Z">
        <w:r>
          <w:rPr>
            <w:rFonts w:hint="eastAsia" w:ascii="宋体" w:hAnsi="宋体" w:eastAsia="宋体" w:cs="宋体"/>
            <w:color w:val="FF0000"/>
          </w:rPr>
          <w:t xml:space="preserve">一个</w:t>
        </w:r>
      </w:ins>
      <w:r>
        <w:rPr>
          <w:rFonts w:hint="eastAsia" w:ascii="宋体" w:hAnsi="宋体" w:eastAsia="宋体" w:cs="宋体"/>
          <w:color w:val="FF0000"/>
        </w:rPr>
        <w:t xml:space="preserve">“知道”舌红苔黄腻主湿热的模型，未必能在真实舌象图像中</w:t>
      </w:r>
      <w:del w:id="577" w:author="Kiro润色" w:date="2026-06-17T00:00:00Z">
        <w:r>
          <w:rPr>
            <w:rFonts w:hint="eastAsia" w:ascii="宋体" w:hAnsi="宋体" w:eastAsia="宋体" w:cs="宋体"/>
            <w:color w:val="FF0000"/>
          </w:rPr>
          <w:delText xml:space="preserve">准确</w:delText>
        </w:r>
      </w:del>
      <w:r>
        <w:rPr>
          <w:rFonts w:hint="eastAsia" w:ascii="宋体" w:hAnsi="宋体" w:eastAsia="宋体" w:cs="宋体"/>
          <w:color w:val="FF0000"/>
        </w:rPr>
        <w:t xml:space="preserve">识别该特征，</w:t>
      </w:r>
      <w:del w:id="578" w:author="Kiro润色" w:date="2026-06-17T00:00:00Z">
        <w:r>
          <w:rPr>
            <w:rFonts w:hint="eastAsia" w:ascii="宋体" w:hAnsi="宋体" w:eastAsia="宋体" w:cs="宋体"/>
            <w:color w:val="FF0000"/>
          </w:rPr>
          <w:delText xml:space="preserve">更</w:delText>
        </w:r>
      </w:del>
      <w:ins w:id="579" w:author="Kiro润色" w:date="2026-06-17T00:00:00Z">
        <w:r>
          <w:rPr>
            <w:rFonts w:hint="eastAsia" w:ascii="宋体" w:hAnsi="宋体" w:eastAsia="宋体" w:cs="宋体"/>
            <w:color w:val="FF0000"/>
          </w:rPr>
          <w:t xml:space="preserve">也</w:t>
        </w:r>
      </w:ins>
      <w:r>
        <w:rPr>
          <w:rFonts w:hint="eastAsia" w:ascii="宋体" w:hAnsi="宋体" w:eastAsia="宋体" w:cs="宋体"/>
          <w:color w:val="FF0000"/>
        </w:rPr>
        <w:t xml:space="preserve">难以结合脉象、面色</w:t>
      </w:r>
      <w:del w:id="580" w:author="Kiro润色" w:date="2026-06-17T00:00:00Z">
        <w:r>
          <w:rPr>
            <w:rFonts w:hint="eastAsia" w:ascii="宋体" w:hAnsi="宋体" w:eastAsia="宋体" w:cs="宋体"/>
            <w:color w:val="FF0000"/>
          </w:rPr>
          <w:delText xml:space="preserve">和</w:delText>
        </w:r>
      </w:del>
      <w:ins w:id="581"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问诊信息完成综合辨证。</w:t>
      </w:r>
      <w:del w:id="582" w:author="Kiro润色" w:date="2026-06-17T00:00:00Z">
        <w:r>
          <w:rPr>
            <w:rFonts w:hint="eastAsia" w:ascii="宋体" w:hAnsi="宋体" w:eastAsia="宋体" w:cs="宋体"/>
            <w:color w:val="FF0000"/>
          </w:rPr>
          <w:delText xml:space="preserve">中</w:delText>
        </w:r>
      </w:del>
      <w:r>
        <w:rPr>
          <w:rFonts w:hint="eastAsia" w:ascii="宋体" w:hAnsi="宋体" w:eastAsia="宋体" w:cs="宋体"/>
          <w:color w:val="FF0000"/>
        </w:rPr>
        <w:t xml:space="preserve">医</w:t>
      </w:r>
      <w:del w:id="583" w:author="Kiro润色" w:date="2026-06-17T00:00:00Z">
        <w:r>
          <w:rPr>
            <w:rFonts w:hint="eastAsia" w:ascii="宋体" w:hAnsi="宋体" w:eastAsia="宋体" w:cs="宋体"/>
            <w:color w:val="FF0000"/>
          </w:rPr>
          <w:delText xml:space="preserve">药</w:delText>
        </w:r>
      </w:del>
      <w:r>
        <w:rPr>
          <w:rFonts w:hint="eastAsia" w:ascii="宋体" w:hAnsi="宋体" w:eastAsia="宋体" w:cs="宋体"/>
          <w:color w:val="FF0000"/>
        </w:rPr>
        <w:t xml:space="preserve">学AI要实现真正的临床价值，必须系统构建多模态感知能力[34]。</w:t>
      </w:r>
    </w:p>
    <w:p w14:paraId="6718ABFC">
      <w:pPr>
        <w:pStyle w:val="5"/>
        <w:rPr>
          <w:rFonts w:hint="eastAsia" w:ascii="宋体" w:hAnsi="宋体" w:eastAsia="宋体" w:cs="宋体"/>
        </w:rPr>
      </w:pPr>
      <w:r>
        <w:rPr>
          <w:rFonts w:hint="eastAsia" w:ascii="宋体" w:hAnsi="宋体" w:eastAsia="宋体" w:cs="宋体"/>
          <w:color w:val="000000"/>
        </w:rPr>
        <w:t>4.2 安全评价维度的覆盖不足</w:t>
      </w:r>
    </w:p>
    <w:p w14:paraId="2FD05500">
      <w:pPr>
        <w:spacing w:line="360" w:lineRule="auto"/>
        <w:ind w:firstLine="440" w:firstLineChars="200"/>
        <w:jc w:val="both"/>
        <w:rPr>
          <w:rFonts w:hint="eastAsia" w:ascii="宋体" w:hAnsi="宋体" w:eastAsia="宋体" w:cs="宋体"/>
        </w:rPr>
      </w:pPr>
      <w:del w:id="584" w:author="Kiro润色" w:date="2026-06-17T00:00:00Z">
        <w:r>
          <w:rPr>
            <w:rFonts w:hint="default" w:ascii="Times New Roman" w:hAnsi="Times New Roman" w:eastAsia="宋体" w:cs="Times New Roman"/>
            <w:color w:val="FF0000"/>
            <w:lang w:val="en-US" w:eastAsia="zh-CN"/>
          </w:rPr>
          <w:delText xml:space="preserve">研究</w:delText>
        </w:r>
      </w:del>
      <w:ins w:id="585" w:author="Kiro润色" w:date="2026-06-17T00:00:00Z">
        <w:r>
          <w:rPr>
            <w:rFonts w:hint="default" w:ascii="Times New Roman" w:hAnsi="Times New Roman" w:eastAsia="宋体" w:cs="Times New Roman"/>
            <w:color w:val="FF0000"/>
            <w:lang w:val="en-US" w:eastAsia="zh-CN"/>
          </w:rPr>
          <w:t xml:space="preserve">已</w:t>
        </w:r>
      </w:ins>
      <w:r>
        <w:rPr>
          <w:rFonts w:hint="default" w:ascii="Times New Roman" w:hAnsi="Times New Roman" w:eastAsia="宋体" w:cs="Times New Roman"/>
          <w:color w:val="FF0000"/>
          <w:lang w:val="en-US" w:eastAsia="zh-CN"/>
        </w:rPr>
        <w:t xml:space="preserve">发现</w:t>
      </w:r>
      <w:del w:id="586" w:author="Kiro润色" w:date="2026-06-17T00:00:00Z">
        <w:r>
          <w:rPr>
            <w:rFonts w:hint="default" w:ascii="Times New Roman" w:hAnsi="Times New Roman" w:eastAsia="宋体" w:cs="Times New Roman"/>
            <w:color w:val="FF0000"/>
            <w:lang w:val="en-US" w:eastAsia="zh-CN"/>
          </w:rPr>
          <w:delText xml:space="preserve">，</w:delText>
        </w:r>
      </w:del>
      <w:ins w:id="587" w:author="Kiro润色" w:date="2026-06-17T00:00:00Z">
        <w:r>
          <w:rPr>
            <w:rFonts w:hint="default" w:ascii="Times New Roman" w:hAnsi="Times New Roman" w:eastAsia="宋体" w:cs="Times New Roman"/>
            <w:color w:val="FF0000"/>
            <w:lang w:val="en-US" w:eastAsia="zh-CN"/>
          </w:rPr>
          <w:t xml:space="preserve">的</w:t>
        </w:r>
      </w:ins>
      <w:r>
        <w:rPr>
          <w:rFonts w:hint="default" w:ascii="Times New Roman" w:hAnsi="Times New Roman" w:eastAsia="宋体" w:cs="Times New Roman"/>
          <w:color w:val="FF0000"/>
          <w:lang w:val="en-US" w:eastAsia="zh-CN"/>
        </w:rPr>
        <w:t xml:space="preserve">“正负向能力鸿沟”</w:t>
      </w:r>
      <w:del w:id="588" w:author="Kiro润色" w:date="2026-06-17T00:00:00Z">
        <w:r>
          <w:rPr>
            <w:rFonts w:hint="default" w:ascii="Times New Roman" w:hAnsi="Times New Roman" w:eastAsia="宋体" w:cs="Times New Roman"/>
            <w:color w:val="FF0000"/>
            <w:lang w:val="en-US" w:eastAsia="zh-CN"/>
          </w:rPr>
          <w:delText xml:space="preserve">仅</w:delText>
        </w:r>
      </w:del>
      <w:ins w:id="589" w:author="Kiro润色" w:date="2026-06-17T00:00:00Z">
        <w:r>
          <w:rPr>
            <w:rFonts w:hint="default" w:ascii="Times New Roman" w:hAnsi="Times New Roman" w:eastAsia="宋体" w:cs="Times New Roman"/>
            <w:color w:val="FF0000"/>
            <w:lang w:val="en-US" w:eastAsia="zh-CN"/>
          </w:rPr>
          <w:t xml:space="preserve">只</w:t>
        </w:r>
      </w:ins>
      <w:r>
        <w:rPr>
          <w:rFonts w:hint="default" w:ascii="Times New Roman" w:hAnsi="Times New Roman" w:eastAsia="宋体" w:cs="Times New Roman"/>
          <w:color w:val="FF0000"/>
          <w:lang w:val="en-US" w:eastAsia="zh-CN"/>
        </w:rPr>
        <w:t xml:space="preserve">是文本层面安全问题的一部分[11]</w:t>
      </w:r>
      <w:del w:id="590" w:author="Kiro润色" w:date="2026-06-17T00:00:00Z">
        <w:r>
          <w:rPr>
            <w:rFonts w:hint="default" w:ascii="Times New Roman" w:hAnsi="Times New Roman" w:eastAsia="宋体" w:cs="Times New Roman"/>
            <w:color w:val="FF0000"/>
            <w:lang w:val="en-US" w:eastAsia="zh-CN"/>
          </w:rPr>
          <w:delText xml:space="preserve">，</w:delText>
        </w:r>
      </w:del>
      <w:ins w:id="591" w:author="Kiro润色" w:date="2026-06-17T00:00:00Z">
        <w:r>
          <w:rPr>
            <w:rFonts w:hint="default" w:ascii="Times New Roman" w:hAnsi="Times New Roman" w:eastAsia="宋体" w:cs="Times New Roman"/>
            <w:color w:val="FF0000"/>
            <w:lang w:val="en-US" w:eastAsia="zh-CN"/>
          </w:rPr>
          <w:t xml:space="preserve">：</w:t>
        </w:r>
      </w:ins>
      <w:r>
        <w:rPr>
          <w:rFonts w:hint="default" w:ascii="Times New Roman" w:hAnsi="Times New Roman" w:eastAsia="宋体" w:cs="Times New Roman"/>
          <w:color w:val="FF0000"/>
          <w:lang w:val="en-US" w:eastAsia="zh-CN"/>
        </w:rPr>
        <w:t xml:space="preserve">现有评测大多</w:t>
      </w:r>
      <w:del w:id="592" w:author="Kiro润色" w:date="2026-06-17T00:00:00Z">
        <w:r>
          <w:rPr>
            <w:rFonts w:hint="default" w:ascii="Times New Roman" w:hAnsi="Times New Roman" w:eastAsia="宋体" w:cs="Times New Roman"/>
            <w:color w:val="FF0000"/>
            <w:lang w:val="en-US" w:eastAsia="zh-CN"/>
          </w:rPr>
          <w:delText xml:space="preserve">仅</w:delText>
        </w:r>
      </w:del>
      <w:ins w:id="593" w:author="Kiro润色" w:date="2026-06-17T00:00:00Z">
        <w:r>
          <w:rPr>
            <w:rFonts w:hint="default" w:ascii="Times New Roman" w:hAnsi="Times New Roman" w:eastAsia="宋体" w:cs="Times New Roman"/>
            <w:color w:val="FF0000"/>
            <w:lang w:val="en-US" w:eastAsia="zh-CN"/>
          </w:rPr>
          <w:t xml:space="preserve">只</w:t>
        </w:r>
      </w:ins>
      <w:r>
        <w:rPr>
          <w:rFonts w:hint="default" w:ascii="Times New Roman" w:hAnsi="Times New Roman" w:eastAsia="宋体" w:cs="Times New Roman"/>
          <w:color w:val="FF0000"/>
          <w:lang w:val="en-US" w:eastAsia="zh-CN"/>
        </w:rPr>
        <w:t xml:space="preserve">关注文本准确率，对幻觉（</w:t>
      </w:r>
      <w:del w:id="594" w:author="Kiro润色" w:date="2026-06-17T00:00:00Z">
        <w:r>
          <w:rPr>
            <w:rFonts w:hint="default" w:ascii="Times New Roman" w:hAnsi="Times New Roman" w:eastAsia="宋体" w:cs="Times New Roman"/>
            <w:color w:val="FF0000"/>
            <w:lang w:val="en-US" w:eastAsia="zh-CN"/>
          </w:rPr>
          <w:delText xml:space="preserve">H</w:delText>
        </w:r>
      </w:del>
      <w:ins w:id="595" w:author="Kiro润色" w:date="2026-06-17T00:00:00Z">
        <w:r>
          <w:rPr>
            <w:rFonts w:hint="default" w:ascii="Times New Roman" w:hAnsi="Times New Roman" w:eastAsia="宋体" w:cs="Times New Roman"/>
            <w:color w:val="FF0000"/>
            <w:lang w:val="en-US" w:eastAsia="zh-CN"/>
          </w:rPr>
          <w:t xml:space="preserve">h</w:t>
        </w:r>
      </w:ins>
      <w:r>
        <w:rPr>
          <w:rFonts w:hint="default" w:ascii="Times New Roman" w:hAnsi="Times New Roman" w:eastAsia="宋体" w:cs="Times New Roman"/>
          <w:color w:val="FF0000"/>
          <w:lang w:val="en-US" w:eastAsia="zh-CN"/>
        </w:rPr>
        <w:t xml:space="preserve">allucination）、错误信息识别</w:t>
      </w:r>
      <w:del w:id="596" w:author="Kiro润色" w:date="2026-06-17T00:00:00Z">
        <w:r>
          <w:rPr>
            <w:rFonts w:hint="default" w:ascii="Times New Roman" w:hAnsi="Times New Roman" w:eastAsia="宋体" w:cs="Times New Roman"/>
            <w:color w:val="FF0000"/>
            <w:lang w:val="en-US" w:eastAsia="zh-CN"/>
          </w:rPr>
          <w:delText xml:space="preserve">和</w:delText>
        </w:r>
      </w:del>
      <w:ins w:id="597" w:author="Kiro润色" w:date="2026-06-17T00:00:00Z">
        <w:r>
          <w:rPr>
            <w:rFonts w:hint="default" w:ascii="Times New Roman" w:hAnsi="Times New Roman" w:eastAsia="宋体" w:cs="Times New Roman"/>
            <w:color w:val="FF0000"/>
            <w:lang w:val="en-US" w:eastAsia="zh-CN"/>
          </w:rPr>
          <w:t xml:space="preserve">与</w:t>
        </w:r>
      </w:ins>
      <w:r>
        <w:rPr>
          <w:rFonts w:hint="default" w:ascii="Times New Roman" w:hAnsi="Times New Roman" w:eastAsia="宋体" w:cs="Times New Roman"/>
          <w:color w:val="FF0000"/>
          <w:lang w:val="en-US" w:eastAsia="zh-CN"/>
        </w:rPr>
        <w:t xml:space="preserve">不确定性校准（</w:t>
      </w:r>
      <w:del w:id="598" w:author="Kiro润色" w:date="2026-06-17T00:00:00Z">
        <w:r>
          <w:rPr>
            <w:rFonts w:hint="default" w:ascii="Times New Roman" w:hAnsi="Times New Roman" w:eastAsia="宋体" w:cs="Times New Roman"/>
            <w:color w:val="FF0000"/>
            <w:lang w:val="en-US" w:eastAsia="zh-CN"/>
          </w:rPr>
          <w:delText xml:space="preserve">U</w:delText>
        </w:r>
      </w:del>
      <w:ins w:id="599" w:author="Kiro润色" w:date="2026-06-17T00:00:00Z">
        <w:r>
          <w:rPr>
            <w:rFonts w:hint="default" w:ascii="Times New Roman" w:hAnsi="Times New Roman" w:eastAsia="宋体" w:cs="Times New Roman"/>
            <w:color w:val="FF0000"/>
            <w:lang w:val="en-US" w:eastAsia="zh-CN"/>
          </w:rPr>
          <w:t xml:space="preserve">u</w:t>
        </w:r>
      </w:ins>
      <w:r>
        <w:rPr>
          <w:rFonts w:hint="default" w:ascii="Times New Roman" w:hAnsi="Times New Roman" w:eastAsia="宋体" w:cs="Times New Roman"/>
          <w:color w:val="FF0000"/>
          <w:lang w:val="en-US" w:eastAsia="zh-CN"/>
        </w:rPr>
        <w:t xml:space="preserve">ncertainty </w:t>
      </w:r>
      <w:del w:id="600" w:author="Kiro润色" w:date="2026-06-17T00:00:00Z">
        <w:r>
          <w:rPr>
            <w:rFonts w:hint="default" w:ascii="Times New Roman" w:hAnsi="Times New Roman" w:eastAsia="宋体" w:cs="Times New Roman"/>
            <w:color w:val="FF0000"/>
            <w:lang w:val="en-US" w:eastAsia="zh-CN"/>
          </w:rPr>
          <w:delText xml:space="preserve">C</w:delText>
        </w:r>
      </w:del>
      <w:ins w:id="601" w:author="Kiro润色" w:date="2026-06-17T00:00:00Z">
        <w:r>
          <w:rPr>
            <w:rFonts w:hint="default" w:ascii="Times New Roman" w:hAnsi="Times New Roman" w:eastAsia="宋体" w:cs="Times New Roman"/>
            <w:color w:val="FF0000"/>
            <w:lang w:val="en-US" w:eastAsia="zh-CN"/>
          </w:rPr>
          <w:t xml:space="preserve">c</w:t>
        </w:r>
      </w:ins>
      <w:r>
        <w:rPr>
          <w:rFonts w:hint="default" w:ascii="Times New Roman" w:hAnsi="Times New Roman" w:eastAsia="宋体" w:cs="Times New Roman"/>
          <w:color w:val="FF0000"/>
          <w:lang w:val="en-US" w:eastAsia="zh-CN"/>
        </w:rPr>
        <w:t xml:space="preserve">alibration）</w:t>
      </w:r>
      <w:del w:id="602" w:author="Kiro润色" w:date="2026-06-17T00:00:00Z">
        <w:r>
          <w:rPr>
            <w:rFonts w:hint="default" w:ascii="Times New Roman" w:hAnsi="Times New Roman" w:eastAsia="宋体" w:cs="Times New Roman"/>
            <w:color w:val="FF0000"/>
            <w:lang w:val="en-US" w:eastAsia="zh-CN"/>
          </w:rPr>
          <w:delText xml:space="preserve"> </w:delText>
        </w:r>
      </w:del>
      <w:r>
        <w:rPr>
          <w:rFonts w:hint="default" w:ascii="Times New Roman" w:hAnsi="Times New Roman" w:eastAsia="宋体" w:cs="Times New Roman"/>
          <w:color w:val="FF0000"/>
          <w:lang w:val="en-US" w:eastAsia="zh-CN"/>
        </w:rPr>
        <w:t xml:space="preserve">等核心安全属性关注不足。在多模态临床场景中，还存在图像质量欺骗</w:t>
      </w:r>
      <w:del w:id="603" w:author="Kiro润色" w:date="2026-06-17T00:00:00Z">
        <w:r>
          <w:rPr>
            <w:rFonts w:hint="default" w:ascii="Times New Roman" w:hAnsi="Times New Roman" w:eastAsia="宋体" w:cs="Times New Roman"/>
            <w:color w:val="FF0000"/>
            <w:lang w:val="en-US" w:eastAsia="zh-CN"/>
          </w:rPr>
          <w:delText xml:space="preserve">，</w:delText>
        </w:r>
      </w:del>
      <w:ins w:id="604" w:author="Kiro润色" w:date="2026-06-17T00:00:00Z">
        <w:r>
          <w:rPr>
            <w:rFonts w:hint="default" w:ascii="Times New Roman" w:hAnsi="Times New Roman" w:eastAsia="宋体" w:cs="Times New Roman"/>
            <w:color w:val="FF0000"/>
            <w:lang w:val="en-US" w:eastAsia="zh-CN"/>
          </w:rPr>
          <w:t xml:space="preserve">（</w:t>
        </w:r>
      </w:ins>
      <w:r>
        <w:rPr>
          <w:rFonts w:hint="default" w:ascii="Times New Roman" w:hAnsi="Times New Roman" w:eastAsia="宋体" w:cs="Times New Roman"/>
          <w:color w:val="FF0000"/>
          <w:lang w:val="en-US" w:eastAsia="zh-CN"/>
        </w:rPr>
        <w:t xml:space="preserve">如色彩被篡改的舌诊图</w:t>
      </w:r>
      <w:ins w:id="605" w:author="Kiro润色" w:date="2026-06-17T00:00:00Z">
        <w:r>
          <w:rPr>
            <w:rFonts w:hint="default" w:ascii="Times New Roman" w:hAnsi="Times New Roman" w:eastAsia="宋体" w:cs="Times New Roman"/>
            <w:color w:val="FF0000"/>
            <w:lang w:val="en-US" w:eastAsia="zh-CN"/>
          </w:rPr>
          <w:t xml:space="preserve">）</w:t>
        </w:r>
      </w:ins>
      <w:r>
        <w:rPr>
          <w:rFonts w:hint="default" w:ascii="Times New Roman" w:hAnsi="Times New Roman" w:eastAsia="宋体" w:cs="Times New Roman"/>
          <w:color w:val="FF0000"/>
          <w:lang w:val="en-US" w:eastAsia="zh-CN"/>
        </w:rPr>
        <w:t xml:space="preserve">、跨模态信息矛盾</w:t>
      </w:r>
      <w:del w:id="606" w:author="Kiro润色" w:date="2026-06-17T00:00:00Z">
        <w:r>
          <w:rPr>
            <w:rFonts w:hint="default" w:ascii="Times New Roman" w:hAnsi="Times New Roman" w:eastAsia="宋体" w:cs="Times New Roman"/>
            <w:color w:val="FF0000"/>
            <w:lang w:val="en-US" w:eastAsia="zh-CN"/>
          </w:rPr>
          <w:delText xml:space="preserve">，</w:delText>
        </w:r>
      </w:del>
      <w:ins w:id="607" w:author="Kiro润色" w:date="2026-06-17T00:00:00Z">
        <w:r>
          <w:rPr>
            <w:rFonts w:hint="default" w:ascii="Times New Roman" w:hAnsi="Times New Roman" w:eastAsia="宋体" w:cs="Times New Roman"/>
            <w:color w:val="FF0000"/>
            <w:lang w:val="en-US" w:eastAsia="zh-CN"/>
          </w:rPr>
          <w:t xml:space="preserve">（</w:t>
        </w:r>
      </w:ins>
      <w:r>
        <w:rPr>
          <w:rFonts w:hint="default" w:ascii="Times New Roman" w:hAnsi="Times New Roman" w:eastAsia="宋体" w:cs="Times New Roman"/>
          <w:color w:val="FF0000"/>
          <w:lang w:val="en-US" w:eastAsia="zh-CN"/>
        </w:rPr>
        <w:t xml:space="preserve">如舌脉不一致时如何取舍</w:t>
      </w:r>
      <w:ins w:id="608" w:author="Kiro润色" w:date="2026-06-17T00:00:00Z">
        <w:r>
          <w:rPr>
            <w:rFonts w:hint="default" w:ascii="Times New Roman" w:hAnsi="Times New Roman" w:eastAsia="宋体" w:cs="Times New Roman"/>
            <w:color w:val="FF0000"/>
            <w:lang w:val="en-US" w:eastAsia="zh-CN"/>
          </w:rPr>
          <w:t xml:space="preserve">）</w:t>
        </w:r>
      </w:ins>
      <w:r>
        <w:rPr>
          <w:rFonts w:hint="default" w:ascii="Times New Roman" w:hAnsi="Times New Roman" w:eastAsia="宋体" w:cs="Times New Roman"/>
          <w:color w:val="FF0000"/>
          <w:lang w:val="en-US" w:eastAsia="zh-CN"/>
        </w:rPr>
        <w:t xml:space="preserve">以及模态缺失时</w:t>
      </w:r>
      <w:ins w:id="609" w:author="Kiro润色" w:date="2026-06-17T00:00:00Z">
        <w:r>
          <w:rPr>
            <w:rFonts w:hint="default" w:ascii="Times New Roman" w:hAnsi="Times New Roman" w:eastAsia="宋体" w:cs="Times New Roman"/>
            <w:color w:val="FF0000"/>
            <w:lang w:val="en-US" w:eastAsia="zh-CN"/>
          </w:rPr>
          <w:t xml:space="preserve">的</w:t>
        </w:r>
      </w:ins>
      <w:r>
        <w:rPr>
          <w:rFonts w:hint="default" w:ascii="Times New Roman" w:hAnsi="Times New Roman" w:eastAsia="宋体" w:cs="Times New Roman"/>
          <w:color w:val="FF0000"/>
          <w:lang w:val="en-US" w:eastAsia="zh-CN"/>
        </w:rPr>
        <w:t xml:space="preserve">过度自信推断等风险，而这些在现有评测体系中几乎未被</w:t>
      </w:r>
      <w:del w:id="610" w:author="Kiro润色" w:date="2026-06-17T00:00:00Z">
        <w:r>
          <w:rPr>
            <w:rFonts w:hint="default" w:ascii="Times New Roman" w:hAnsi="Times New Roman" w:eastAsia="宋体" w:cs="Times New Roman"/>
            <w:color w:val="FF0000"/>
            <w:lang w:val="en-US" w:eastAsia="zh-CN"/>
          </w:rPr>
          <w:delText xml:space="preserve">涉</w:delText>
        </w:r>
      </w:del>
      <w:ins w:id="611" w:author="Kiro润色" w:date="2026-06-17T00:00:00Z">
        <w:r>
          <w:rPr>
            <w:rFonts w:hint="default" w:ascii="Times New Roman" w:hAnsi="Times New Roman" w:eastAsia="宋体" w:cs="Times New Roman"/>
            <w:color w:val="FF0000"/>
            <w:lang w:val="en-US" w:eastAsia="zh-CN"/>
          </w:rPr>
          <w:t xml:space="preserve">触</w:t>
        </w:r>
      </w:ins>
      <w:r>
        <w:rPr>
          <w:rFonts w:hint="default" w:ascii="Times New Roman" w:hAnsi="Times New Roman" w:eastAsia="宋体" w:cs="Times New Roman"/>
          <w:color w:val="FF0000"/>
          <w:lang w:val="en-US" w:eastAsia="zh-CN"/>
        </w:rPr>
        <w:t xml:space="preserve">及。</w:t>
      </w:r>
      <w:del w:id="612" w:author="Kiro润色" w:date="2026-06-17T00:00:00Z">
        <w:r>
          <w:rPr>
            <w:rFonts w:hint="default" w:ascii="Times New Roman" w:hAnsi="Times New Roman" w:eastAsia="宋体" w:cs="Times New Roman"/>
            <w:color w:val="FF0000"/>
            <w:lang w:val="en-US" w:eastAsia="zh-CN"/>
          </w:rPr>
          <w:delText xml:space="preserve">Singhal等[35]在Med-PaLM</w:delText>
        </w:r>
      </w:del>
      <w:ins w:id="613" w:author="Kiro润色" w:date="2026-06-17T00:00:00Z">
        <w:r>
          <w:rPr>
            <w:rFonts w:hint="default" w:ascii="Times New Roman" w:hAnsi="Times New Roman" w:eastAsia="宋体" w:cs="Times New Roman"/>
            <w:color w:val="FF0000"/>
            <w:lang w:val="en-US" w:eastAsia="zh-CN"/>
          </w:rPr>
          <w:t xml:space="preserve">已有</w:t>
        </w:r>
      </w:ins>
      <w:r>
        <w:rPr>
          <w:rFonts w:hint="default" w:ascii="Times New Roman" w:hAnsi="Times New Roman" w:eastAsia="宋体" w:cs="Times New Roman"/>
          <w:color w:val="FF0000"/>
          <w:lang w:val="en-US" w:eastAsia="zh-CN"/>
        </w:rPr>
        <w:t xml:space="preserve">研究</w:t>
      </w:r>
      <w:del w:id="614" w:author="Kiro润色" w:date="2026-06-17T00:00:00Z">
        <w:r>
          <w:rPr>
            <w:rFonts w:hint="default" w:ascii="Times New Roman" w:hAnsi="Times New Roman" w:eastAsia="宋体" w:cs="Times New Roman"/>
            <w:color w:val="FF0000"/>
            <w:lang w:val="en-US" w:eastAsia="zh-CN"/>
          </w:rPr>
          <w:delText xml:space="preserve">中</w:delText>
        </w:r>
      </w:del>
      <w:r>
        <w:rPr>
          <w:rFonts w:hint="default" w:ascii="Times New Roman" w:hAnsi="Times New Roman" w:eastAsia="宋体" w:cs="Times New Roman"/>
          <w:color w:val="FF0000"/>
          <w:lang w:val="en-US" w:eastAsia="zh-CN"/>
        </w:rPr>
        <w:t xml:space="preserve">强调</w:t>
      </w:r>
      <w:ins w:id="615" w:author="Kiro润色" w:date="2026-06-17T00:00:00Z">
        <w:r>
          <w:rPr>
            <w:rFonts w:hint="default" w:ascii="Times New Roman" w:hAnsi="Times New Roman" w:eastAsia="宋体" w:cs="Times New Roman"/>
            <w:color w:val="FF0000"/>
            <w:lang w:val="en-US" w:eastAsia="zh-CN"/>
          </w:rPr>
          <w:t xml:space="preserve">，</w:t>
        </w:r>
      </w:ins>
      <w:r>
        <w:rPr>
          <w:rFonts w:hint="default" w:ascii="Times New Roman" w:hAnsi="Times New Roman" w:eastAsia="宋体" w:cs="Times New Roman"/>
          <w:color w:val="FF0000"/>
          <w:lang w:val="en-US" w:eastAsia="zh-CN"/>
        </w:rPr>
        <w:t xml:space="preserve">医学</w:t>
      </w:r>
      <w:del w:id="616" w:author="Kiro润色" w:date="2026-06-17T00:00:00Z">
        <w:r>
          <w:rPr>
            <w:rFonts w:hint="default" w:ascii="Times New Roman" w:hAnsi="Times New Roman" w:eastAsia="宋体" w:cs="Times New Roman"/>
            <w:color w:val="FF0000"/>
            <w:lang w:val="en-US" w:eastAsia="zh-CN"/>
          </w:rPr>
          <w:delText xml:space="preserve">LLM</w:delText>
        </w:r>
      </w:del>
      <w:ins w:id="617" w:author="Kiro润色" w:date="2026-06-17T00:00:00Z">
        <w:r>
          <w:rPr>
            <w:rFonts w:hint="default" w:ascii="Times New Roman" w:hAnsi="Times New Roman" w:eastAsia="宋体" w:cs="Times New Roman"/>
            <w:color w:val="FF0000"/>
            <w:lang w:val="en-US" w:eastAsia="zh-CN"/>
          </w:rPr>
          <w:t xml:space="preserve">大语言模型</w:t>
        </w:r>
      </w:ins>
      <w:r>
        <w:rPr>
          <w:rFonts w:hint="default" w:ascii="Times New Roman" w:hAnsi="Times New Roman" w:eastAsia="宋体" w:cs="Times New Roman"/>
          <w:color w:val="FF0000"/>
          <w:lang w:val="en-US" w:eastAsia="zh-CN"/>
        </w:rPr>
        <w:t xml:space="preserve">的安全评测应超越准确率，</w:t>
      </w:r>
      <w:del w:id="618" w:author="Kiro润色" w:date="2026-06-17T00:00:00Z">
        <w:r>
          <w:rPr>
            <w:rFonts w:hint="default" w:ascii="Times New Roman" w:hAnsi="Times New Roman" w:eastAsia="宋体" w:cs="Times New Roman"/>
            <w:color w:val="FF0000"/>
            <w:lang w:val="en-US" w:eastAsia="zh-CN"/>
          </w:rPr>
          <w:delText xml:space="preserve">将</w:delText>
        </w:r>
      </w:del>
      <w:ins w:id="619" w:author="Kiro润色" w:date="2026-06-17T00:00:00Z">
        <w:r>
          <w:rPr>
            <w:rFonts w:hint="default" w:ascii="Times New Roman" w:hAnsi="Times New Roman" w:eastAsia="宋体" w:cs="Times New Roman"/>
            <w:color w:val="FF0000"/>
            <w:lang w:val="en-US" w:eastAsia="zh-CN"/>
          </w:rPr>
          <w:t xml:space="preserve">把</w:t>
        </w:r>
      </w:ins>
      <w:r>
        <w:rPr>
          <w:rFonts w:hint="default" w:ascii="Times New Roman" w:hAnsi="Times New Roman" w:eastAsia="宋体" w:cs="Times New Roman"/>
          <w:color w:val="FF0000"/>
          <w:lang w:val="en-US" w:eastAsia="zh-CN"/>
        </w:rPr>
        <w:t xml:space="preserve">“模型是否自知其知识边界”的不确定性校准纳入核心指标</w:t>
      </w:r>
      <w:ins w:id="620" w:author="Kiro润色" w:date="2026-06-17T00:00:00Z">
        <w:r>
          <w:rPr>
            <w:rFonts w:hint="default" w:ascii="Times New Roman" w:hAnsi="Times New Roman" w:eastAsia="宋体" w:cs="Times New Roman"/>
            <w:color w:val="FF0000"/>
            <w:lang w:val="en-US" w:eastAsia="zh-CN"/>
          </w:rPr>
          <w:t xml:space="preserve">[35]</w:t>
        </w:r>
      </w:ins>
      <w:r>
        <w:rPr>
          <w:rFonts w:hint="default" w:ascii="Times New Roman" w:hAnsi="Times New Roman" w:eastAsia="宋体" w:cs="Times New Roman"/>
          <w:color w:val="FF0000"/>
          <w:lang w:val="en-US" w:eastAsia="zh-CN"/>
        </w:rPr>
        <w:t xml:space="preserve">。</w:t>
      </w:r>
      <w:del w:id="621" w:author="Kiro润色" w:date="2026-06-17T00:00:00Z">
        <w:r>
          <w:rPr>
            <w:rFonts w:hint="default" w:ascii="Times New Roman" w:hAnsi="Times New Roman" w:eastAsia="宋体" w:cs="Times New Roman"/>
            <w:color w:val="FF0000"/>
            <w:lang w:val="en-US" w:eastAsia="zh-CN"/>
          </w:rPr>
          <w:delText xml:space="preserve">Wang等[11]</w:delText>
        </w:r>
      </w:del>
      <w:r>
        <w:rPr>
          <w:rFonts w:hint="default" w:ascii="Times New Roman" w:hAnsi="Times New Roman" w:eastAsia="宋体" w:cs="Times New Roman"/>
          <w:color w:val="FF0000"/>
          <w:lang w:val="en-US" w:eastAsia="zh-CN"/>
        </w:rPr>
        <w:t xml:space="preserve">处方审核基准在用药安全维度上</w:t>
      </w:r>
      <w:del w:id="622" w:author="Kiro润色" w:date="2026-06-17T00:00:00Z">
        <w:r>
          <w:rPr>
            <w:rFonts w:hint="default" w:ascii="Times New Roman" w:hAnsi="Times New Roman" w:eastAsia="宋体" w:cs="Times New Roman"/>
            <w:color w:val="FF0000"/>
            <w:lang w:val="en-US" w:eastAsia="zh-CN"/>
          </w:rPr>
          <w:delText xml:space="preserve">已取得初</w:delText>
        </w:r>
      </w:del>
      <w:ins w:id="623" w:author="Kiro润色" w:date="2026-06-17T00:00:00Z">
        <w:r>
          <w:rPr>
            <w:rFonts w:hint="default" w:ascii="Times New Roman" w:hAnsi="Times New Roman" w:eastAsia="宋体" w:cs="Times New Roman"/>
            <w:color w:val="FF0000"/>
            <w:lang w:val="en-US" w:eastAsia="zh-CN"/>
          </w:rPr>
          <w:t xml:space="preserve">前进了一</w:t>
        </w:r>
      </w:ins>
      <w:r>
        <w:rPr>
          <w:rFonts w:hint="default" w:ascii="Times New Roman" w:hAnsi="Times New Roman" w:eastAsia="宋体" w:cs="Times New Roman"/>
          <w:color w:val="FF0000"/>
          <w:lang w:val="en-US" w:eastAsia="zh-CN"/>
        </w:rPr>
        <w:t xml:space="preserve">步</w:t>
      </w:r>
      <w:del w:id="624" w:author="Kiro润色" w:date="2026-06-17T00:00:00Z">
        <w:r>
          <w:rPr>
            <w:rFonts w:hint="default" w:ascii="Times New Roman" w:hAnsi="Times New Roman" w:eastAsia="宋体" w:cs="Times New Roman"/>
            <w:color w:val="FF0000"/>
            <w:lang w:val="en-US" w:eastAsia="zh-CN"/>
          </w:rPr>
          <w:delText xml:space="preserve">进展</w:delText>
        </w:r>
      </w:del>
      <w:ins w:id="625" w:author="Kiro润色" w:date="2026-06-17T00:00:00Z">
        <w:r>
          <w:rPr>
            <w:rFonts w:hint="default" w:ascii="Times New Roman" w:hAnsi="Times New Roman" w:eastAsia="宋体" w:cs="Times New Roman"/>
            <w:color w:val="FF0000"/>
            <w:lang w:val="en-US" w:eastAsia="zh-CN"/>
          </w:rPr>
          <w:t xml:space="preserve">[12]</w:t>
        </w:r>
      </w:ins>
      <w:r>
        <w:rPr>
          <w:rFonts w:hint="default" w:ascii="Times New Roman" w:hAnsi="Times New Roman" w:eastAsia="宋体" w:cs="Times New Roman"/>
          <w:color w:val="FF0000"/>
          <w:lang w:val="en-US" w:eastAsia="zh-CN"/>
        </w:rPr>
        <w:t xml:space="preserve">，但对多模态安全漏洞的系统研究仍相对缺乏。</w:t>
      </w:r>
    </w:p>
    <w:p w14:paraId="4A120A09">
      <w:pPr>
        <w:pStyle w:val="5"/>
        <w:rPr>
          <w:rFonts w:hint="eastAsia" w:ascii="宋体" w:hAnsi="宋体" w:eastAsia="宋体" w:cs="宋体"/>
        </w:rPr>
      </w:pPr>
      <w:r>
        <w:rPr>
          <w:rFonts w:hint="eastAsia" w:ascii="宋体" w:hAnsi="宋体" w:eastAsia="宋体" w:cs="宋体"/>
          <w:color w:val="000000"/>
        </w:rPr>
        <w:t>4.3 离线基准与真实临床场景的脱节</w:t>
      </w:r>
    </w:p>
    <w:p w14:paraId="39D5813A">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现有研究较少考察LLM作为辅助工具在真实临床环境中对诊疗质量的实际影响。多数评测为静态离线测试，脱离真实临床的动态诊疗过程，缺少以患者结局为终点的闭环验证，难以据此预测模型的真实临床价值。近期虽有改进尝试：Liu等</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36</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以真实针灸病案为基础，由中、韩、美三国28名专家进行多语言盲评；ATCMD-Bench</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9</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与DCB</w:t>
      </w:r>
      <w:r>
        <w:rPr>
          <w:rFonts w:hint="default" w:ascii="Times New Roman" w:hAnsi="Times New Roman" w:eastAsia="宋体" w:cs="Times New Roman"/>
          <w:color w:val="FF0000"/>
          <w:vertAlign w:val="superscript"/>
          <w:lang w:val="en-US" w:eastAsia="zh-CN"/>
        </w:rPr>
        <w:t>[1</w:t>
      </w:r>
      <w:r>
        <w:rPr>
          <w:rFonts w:hint="eastAsia" w:ascii="Times New Roman" w:hAnsi="Times New Roman" w:eastAsia="宋体" w:cs="Times New Roman"/>
          <w:color w:val="FF0000"/>
          <w:vertAlign w:val="superscript"/>
          <w:lang w:val="en-US" w:eastAsia="zh-CN"/>
        </w:rPr>
        <w:t>0</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分别采用多智能体模拟和全流程动态环境以逼近真实接诊场景。但这些工作仍以专家评分或模拟环境为主，与以患者结局为终点的前瞻性验证尚有差距。Topol</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37</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指出，医疗AI与临床实践之间的差距主要不在于技术精度，而在于缺乏以患者结局为终点的验证范式。中医诊疗是医患共建的动态过程，而非一次性的问答任务，脱离临床情境的离线基准带有系统性偏差。在真实临床</w:t>
      </w:r>
      <w:r>
        <w:rPr>
          <w:rFonts w:hint="eastAsia" w:eastAsia="宋体" w:cs="宋体"/>
          <w:color w:val="FF0000"/>
          <w:lang w:val="en-US" w:eastAsia="zh-CN"/>
        </w:rPr>
        <w:t>实践</w:t>
      </w:r>
      <w:r>
        <w:rPr>
          <w:rFonts w:hint="eastAsia" w:ascii="宋体" w:hAnsi="宋体" w:eastAsia="宋体" w:cs="宋体"/>
          <w:color w:val="FF0000"/>
        </w:rPr>
        <w:t>中，医师需根据患者反馈不断调整辨证和治疗方案；而现有基准中，模型给出一次回答即视为评测完成。这一评测设计上的局限，是当前中医药LLM评测研究共同面临的问题。</w:t>
      </w:r>
    </w:p>
    <w:p w14:paraId="7671CDB0">
      <w:pPr>
        <w:rPr>
          <w:rFonts w:hint="eastAsia" w:ascii="宋体" w:hAnsi="宋体" w:eastAsia="宋体" w:cs="宋体"/>
        </w:rPr>
      </w:pPr>
      <w:r>
        <w:rPr>
          <w:rFonts w:hint="eastAsia" w:ascii="宋体" w:hAnsi="宋体" w:eastAsia="宋体" w:cs="宋体"/>
        </w:rPr>
        <w:br w:type="page"/>
      </w:r>
    </w:p>
    <w:p w14:paraId="57E099ED">
      <w:pPr>
        <w:pStyle w:val="4"/>
        <w:rPr>
          <w:rFonts w:hint="eastAsia" w:ascii="宋体" w:hAnsi="宋体" w:eastAsia="宋体" w:cs="宋体"/>
        </w:rPr>
      </w:pPr>
      <w:r>
        <w:rPr>
          <w:rFonts w:hint="eastAsia" w:ascii="宋体" w:hAnsi="宋体" w:eastAsia="宋体" w:cs="宋体"/>
          <w:color w:val="000000"/>
        </w:rPr>
        <w:t>5 中医药大语言模型评测体系的未来发展方向</w:t>
      </w:r>
    </w:p>
    <w:p w14:paraId="7AC64159">
      <w:pPr>
        <w:pStyle w:val="5"/>
        <w:spacing w:line="360" w:lineRule="auto"/>
        <w:rPr>
          <w:rFonts w:hint="eastAsia" w:ascii="宋体" w:hAnsi="宋体" w:eastAsia="宋体" w:cs="宋体"/>
        </w:rPr>
      </w:pPr>
      <w:r>
        <w:rPr>
          <w:rFonts w:hint="eastAsia" w:ascii="宋体" w:hAnsi="宋体" w:eastAsia="宋体" w:cs="宋体"/>
          <w:color w:val="000000"/>
        </w:rPr>
        <w:t>5.1 构建中医药知识驱动的分层评测体系</w:t>
      </w:r>
    </w:p>
    <w:p w14:paraId="59DA5ED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中医临床遵循由四诊信息到证候、由证候到治法、由治法到方药、再由疗效检验的递进链条，评测体系亦应循此分层展开，本文提出构建“知识驱动的五层评测框架”：</w:t>
      </w:r>
    </w:p>
    <w:p w14:paraId="29B46786">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1</w:t>
      </w:r>
      <w:r>
        <w:rPr>
          <w:rFonts w:hint="eastAsia" w:eastAsia="宋体" w:cs="宋体"/>
          <w:color w:val="FF0000"/>
          <w:lang w:eastAsia="zh-CN"/>
        </w:rPr>
        <w:t>）</w:t>
      </w:r>
      <w:r>
        <w:rPr>
          <w:rFonts w:hint="eastAsia" w:ascii="宋体" w:hAnsi="宋体" w:eastAsia="宋体" w:cs="宋体"/>
          <w:color w:val="FF0000"/>
        </w:rPr>
        <w:t>知识层（Knowledge）：考查中医基础理论、术语规范与中药功效等事实性知识的掌握程度。</w:t>
      </w:r>
    </w:p>
    <w:p w14:paraId="65F36F5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2</w:t>
      </w:r>
      <w:r>
        <w:rPr>
          <w:rFonts w:hint="eastAsia" w:eastAsia="宋体" w:cs="宋体"/>
          <w:color w:val="FF0000"/>
          <w:lang w:eastAsia="zh-CN"/>
        </w:rPr>
        <w:t>）</w:t>
      </w:r>
      <w:r>
        <w:rPr>
          <w:rFonts w:hint="eastAsia" w:ascii="宋体" w:hAnsi="宋体" w:eastAsia="宋体" w:cs="宋体"/>
          <w:color w:val="FF0000"/>
        </w:rPr>
        <w:t>辨证层（Syndrome Differentiation）：考查从四诊信息到证候推断的推理链条与病机分析能力。</w:t>
      </w:r>
    </w:p>
    <w:p w14:paraId="63C6405C">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3</w:t>
      </w:r>
      <w:r>
        <w:rPr>
          <w:rFonts w:hint="eastAsia" w:eastAsia="宋体" w:cs="宋体"/>
          <w:color w:val="FF0000"/>
          <w:lang w:eastAsia="zh-CN"/>
        </w:rPr>
        <w:t>）</w:t>
      </w:r>
      <w:r>
        <w:rPr>
          <w:rFonts w:hint="eastAsia" w:ascii="宋体" w:hAnsi="宋体" w:eastAsia="宋体" w:cs="宋体"/>
          <w:color w:val="FF0000"/>
        </w:rPr>
        <w:t>治则层（Treatment Principle）：考查依据证候确立相应治则治法的合理性与准确性。</w:t>
      </w:r>
    </w:p>
    <w:p w14:paraId="44E1E147">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4</w:t>
      </w:r>
      <w:r>
        <w:rPr>
          <w:rFonts w:hint="eastAsia" w:eastAsia="宋体" w:cs="宋体"/>
          <w:color w:val="FF0000"/>
          <w:lang w:eastAsia="zh-CN"/>
        </w:rPr>
        <w:t>）</w:t>
      </w:r>
      <w:r>
        <w:rPr>
          <w:rFonts w:hint="eastAsia" w:ascii="宋体" w:hAnsi="宋体" w:eastAsia="宋体" w:cs="宋体"/>
          <w:color w:val="FF0000"/>
        </w:rPr>
        <w:t>方药层（Formula &amp; Medication）：考查方剂配伍、剂量恰当性及配伍禁忌识别能力。</w:t>
      </w:r>
    </w:p>
    <w:p w14:paraId="2F2DF192">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5</w:t>
      </w:r>
      <w:r>
        <w:rPr>
          <w:rFonts w:hint="eastAsia" w:eastAsia="宋体" w:cs="宋体"/>
          <w:color w:val="FF0000"/>
          <w:lang w:eastAsia="zh-CN"/>
        </w:rPr>
        <w:t>）</w:t>
      </w:r>
      <w:r>
        <w:rPr>
          <w:rFonts w:hint="eastAsia" w:ascii="宋体" w:hAnsi="宋体" w:eastAsia="宋体" w:cs="宋体"/>
          <w:color w:val="FF0000"/>
        </w:rPr>
        <w:t>疗效层（Efficacy）：以随访结局和复诊调方的合理性检验临床决策的闭环能力。</w:t>
      </w:r>
    </w:p>
    <w:p w14:paraId="5F62CBA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 xml:space="preserve">各层逐层递进，采用条件化评分（</w:t>
      </w:r>
      <w:del w:id="626" w:author="Kiro润色" w:date="2026-06-17T00:00:00Z">
        <w:r>
          <w:rPr>
            <w:rFonts w:hint="eastAsia" w:ascii="宋体" w:hAnsi="宋体" w:eastAsia="宋体" w:cs="宋体"/>
            <w:color w:val="FF0000"/>
          </w:rPr>
          <w:delText xml:space="preserve">C</w:delText>
        </w:r>
      </w:del>
      <w:ins w:id="627" w:author="Kiro润色" w:date="2026-06-17T00:00:00Z">
        <w:r>
          <w:rPr>
            <w:rFonts w:hint="eastAsia" w:ascii="宋体" w:hAnsi="宋体" w:eastAsia="宋体" w:cs="宋体"/>
            <w:color w:val="FF0000"/>
          </w:rPr>
          <w:t xml:space="preserve">c</w:t>
        </w:r>
      </w:ins>
      <w:r>
        <w:rPr>
          <w:rFonts w:hint="eastAsia" w:ascii="宋体" w:hAnsi="宋体" w:eastAsia="宋体" w:cs="宋体"/>
          <w:color w:val="FF0000"/>
        </w:rPr>
        <w:t xml:space="preserve">onditional </w:t>
      </w:r>
      <w:del w:id="628" w:author="Kiro润色" w:date="2026-06-17T00:00:00Z">
        <w:r>
          <w:rPr>
            <w:rFonts w:hint="eastAsia" w:ascii="宋体" w:hAnsi="宋体" w:eastAsia="宋体" w:cs="宋体"/>
            <w:color w:val="FF0000"/>
          </w:rPr>
          <w:delText xml:space="preserve">S</w:delText>
        </w:r>
      </w:del>
      <w:ins w:id="629" w:author="Kiro润色" w:date="2026-06-17T00:00:00Z">
        <w:r>
          <w:rPr>
            <w:rFonts w:hint="eastAsia" w:ascii="宋体" w:hAnsi="宋体" w:eastAsia="宋体" w:cs="宋体"/>
            <w:color w:val="FF0000"/>
          </w:rPr>
          <w:t xml:space="preserve">s</w:t>
        </w:r>
      </w:ins>
      <w:r>
        <w:rPr>
          <w:rFonts w:hint="eastAsia" w:ascii="宋体" w:hAnsi="宋体" w:eastAsia="宋体" w:cs="宋体"/>
          <w:color w:val="FF0000"/>
        </w:rPr>
        <w:t xml:space="preserve">coring）</w:t>
      </w:r>
      <w:del w:id="630" w:author="Kiro润色" w:date="2026-06-17T00:00:00Z">
        <w:r>
          <w:rPr>
            <w:rFonts w:hint="eastAsia" w:ascii="宋体" w:hAnsi="宋体" w:eastAsia="宋体" w:cs="宋体"/>
            <w:color w:val="FF0000"/>
          </w:rPr>
          <w:delText xml:space="preserve"> </w:delText>
        </w:r>
      </w:del>
      <w:r>
        <w:rPr>
          <w:rFonts w:hint="eastAsia" w:ascii="宋体" w:hAnsi="宋体" w:eastAsia="宋体" w:cs="宋体"/>
          <w:color w:val="FF0000"/>
        </w:rPr>
        <w:t xml:space="preserve">机制：上一层推理错误则终止后续评测，并报告误差沿链条的传导与放大效应。同时为各层设定准入阈值，未通过知识层与辨证层阈值者，其方药层、疗效层的高分不予采信。疗效层有赖于真实世界随访与前瞻性数据，目前仍属亟待建设的目标层次。各层与评测内容、代表指标及对应基准类别的对应关系见图3。</w:t>
      </w:r>
      <w:ins w:id="631" w:author="Kiro润色" w:date="2026-06-17T00:00:00Z">
        <w:r>
          <w:rPr>
            <w:rFonts w:hint="eastAsia" w:ascii="宋体" w:hAnsi="宋体" w:eastAsia="宋体" w:cs="宋体"/>
            <w:color w:val="FF0000"/>
          </w:rPr>
          <w:t xml:space="preserve">这一分层思路在标准化层面亦有呼应，如GB/T 45288.2—2025确立了通用大模型的评测指标与方法[38]，可为中医药知识驱动评测体系提供制度参照。</w:t>
        </w:r>
      </w:ins>
    </w:p>
    <w:p w14:paraId="4BDAABAF">
      <w:pPr>
        <w:spacing w:line="360" w:lineRule="auto"/>
        <w:ind w:firstLine="440" w:firstLineChars="200"/>
        <w:jc w:val="both"/>
        <w:rPr>
          <w:rFonts w:hint="eastAsia" w:ascii="宋体" w:hAnsi="宋体" w:eastAsia="宋体" w:cs="宋体"/>
          <w:color w:val="FF0000"/>
          <w:lang w:eastAsia="zh-CN"/>
        </w:rPr>
      </w:pPr>
      <w:r>
        <w:rPr>
          <w:rFonts w:hint="eastAsia" w:ascii="宋体" w:hAnsi="宋体" w:eastAsia="宋体" w:cs="宋体"/>
          <w:color w:val="FF0000"/>
          <w:lang w:eastAsia="zh-CN"/>
        </w:rPr>
        <w:drawing>
          <wp:inline distT="0" distB="0" distL="114300" distR="114300">
            <wp:extent cx="5482590" cy="3816350"/>
            <wp:effectExtent l="0" t="0" r="3810" b="12700"/>
            <wp:docPr id="1" name="图片 1" descr="图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3.drawio"/>
                    <pic:cNvPicPr>
                      <a:picLocks noChangeAspect="1"/>
                    </pic:cNvPicPr>
                  </pic:nvPicPr>
                  <pic:blipFill>
                    <a:blip r:embed="rId8"/>
                    <a:stretch>
                      <a:fillRect/>
                    </a:stretch>
                  </pic:blipFill>
                  <pic:spPr>
                    <a:xfrm>
                      <a:off x="0" y="0"/>
                      <a:ext cx="5482590" cy="3816350"/>
                    </a:xfrm>
                    <a:prstGeom prst="rect">
                      <a:avLst/>
                    </a:prstGeom>
                  </pic:spPr>
                </pic:pic>
              </a:graphicData>
            </a:graphic>
          </wp:inline>
        </w:drawing>
      </w:r>
    </w:p>
    <w:p w14:paraId="44CFCAC9">
      <w:pPr>
        <w:jc w:val="center"/>
        <w:rPr>
          <w:rFonts w:hint="eastAsia" w:ascii="宋体" w:hAnsi="宋体" w:eastAsia="宋体" w:cs="宋体"/>
          <w:color w:val="FF0000"/>
        </w:rPr>
      </w:pPr>
      <w:r>
        <w:rPr>
          <w:rFonts w:hint="eastAsia" w:ascii="宋体" w:hAnsi="宋体" w:eastAsia="宋体" w:cs="宋体"/>
          <w:color w:val="FF0000"/>
        </w:rPr>
        <w:t>图3 中医药知识驱动的五层评测框架</w:t>
      </w:r>
    </w:p>
    <w:p w14:paraId="776A78AF">
      <w:pPr>
        <w:pStyle w:val="5"/>
        <w:spacing w:line="360" w:lineRule="auto"/>
        <w:rPr>
          <w:rFonts w:hint="eastAsia" w:ascii="宋体" w:hAnsi="宋体" w:eastAsia="宋体" w:cs="宋体"/>
        </w:rPr>
      </w:pPr>
      <w:r>
        <w:rPr>
          <w:rFonts w:hint="eastAsia" w:ascii="宋体" w:hAnsi="宋体" w:eastAsia="宋体" w:cs="宋体"/>
          <w:color w:val="000000"/>
        </w:rPr>
        <w:t>5.2 加快推进多模态评测数据基础设施建设</w:t>
      </w:r>
    </w:p>
    <w:p w14:paraId="245ED121">
      <w:pPr>
        <w:spacing w:line="360" w:lineRule="auto"/>
        <w:ind w:firstLine="440" w:firstLineChars="200"/>
        <w:jc w:val="both"/>
        <w:rPr>
          <w:rFonts w:hint="eastAsia" w:ascii="宋体" w:hAnsi="宋体" w:eastAsia="宋体" w:cs="宋体"/>
        </w:rPr>
      </w:pPr>
      <w:r>
        <w:rPr>
          <w:rFonts w:hint="eastAsia" w:ascii="宋体" w:hAnsi="宋体" w:eastAsia="宋体" w:cs="宋体"/>
        </w:rPr>
        <w:t>多模态评测的前提在于拥有高质量的多模态标注数据集。建议依托国内中医临床研究网络，参照多中心临床研究的数据治理规范，优先建设覆盖舌象图像、标准化脉象波形、结构化四诊文本和随访结局的多模态中医临床评测语料库。数据采集需满足多中心、多地域、多体质类型的代表性要求，并建立开放共享机制，形成公共基准平台。</w:t>
      </w:r>
    </w:p>
    <w:p w14:paraId="0C218AB2">
      <w:pPr>
        <w:pStyle w:val="5"/>
        <w:spacing w:line="360" w:lineRule="auto"/>
        <w:jc w:val="both"/>
        <w:rPr>
          <w:rFonts w:hint="eastAsia" w:ascii="宋体" w:hAnsi="宋体" w:eastAsia="宋体" w:cs="宋体"/>
        </w:rPr>
      </w:pPr>
      <w:r>
        <w:rPr>
          <w:rFonts w:hint="eastAsia" w:ascii="宋体" w:hAnsi="宋体" w:eastAsia="宋体" w:cs="宋体"/>
          <w:color w:val="000000"/>
        </w:rPr>
        <w:t>5.3 构建分层递进的临床多模态能力评测标准体系</w:t>
      </w:r>
    </w:p>
    <w:p w14:paraId="4CE80874">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建议按三层递进的思路建设评测标准体系。</w:t>
      </w:r>
    </w:p>
    <w:p w14:paraId="47DA6CE7">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1</w:t>
      </w:r>
      <w:r>
        <w:rPr>
          <w:rFonts w:hint="eastAsia" w:eastAsia="宋体" w:cs="宋体"/>
          <w:color w:val="FF0000"/>
          <w:lang w:eastAsia="zh-CN"/>
        </w:rPr>
        <w:t>）</w:t>
      </w:r>
      <w:r>
        <w:rPr>
          <w:rFonts w:hint="eastAsia" w:ascii="宋体" w:hAnsi="宋体" w:eastAsia="宋体" w:cs="宋体"/>
          <w:color w:val="FF0000"/>
        </w:rPr>
        <w:t>第一层为模态基础准入层</w:t>
      </w:r>
      <w:r>
        <w:rPr>
          <w:rFonts w:hint="eastAsia" w:eastAsia="宋体" w:cs="宋体"/>
          <w:color w:val="FF0000"/>
          <w:lang w:eastAsia="zh-CN"/>
        </w:rPr>
        <w:t>：</w:t>
      </w:r>
      <w:r>
        <w:rPr>
          <w:rFonts w:hint="eastAsia" w:ascii="宋体" w:hAnsi="宋体" w:eastAsia="宋体" w:cs="宋体"/>
          <w:color w:val="FF0000"/>
        </w:rPr>
        <w:t>以单模态识别精度</w:t>
      </w:r>
      <w:r>
        <w:rPr>
          <w:rFonts w:hint="eastAsia" w:eastAsia="宋体" w:cs="宋体"/>
          <w:color w:val="FF0000"/>
          <w:lang w:eastAsia="zh-CN"/>
        </w:rPr>
        <w:t>，</w:t>
      </w:r>
      <w:r>
        <w:rPr>
          <w:rFonts w:hint="eastAsia" w:ascii="宋体" w:hAnsi="宋体" w:eastAsia="宋体" w:cs="宋体"/>
          <w:color w:val="FF0000"/>
        </w:rPr>
        <w:t>如舌色分类准确率、脉象参数识别准确率</w:t>
      </w:r>
      <w:r>
        <w:rPr>
          <w:rFonts w:hint="eastAsia" w:eastAsia="宋体" w:cs="宋体"/>
          <w:color w:val="FF0000"/>
          <w:lang w:eastAsia="zh-CN"/>
        </w:rPr>
        <w:t>，</w:t>
      </w:r>
      <w:r>
        <w:rPr>
          <w:rFonts w:hint="eastAsia" w:ascii="宋体" w:hAnsi="宋体" w:eastAsia="宋体" w:cs="宋体"/>
          <w:color w:val="FF0000"/>
        </w:rPr>
        <w:t>作为模型进入临床推理评测的门槛。</w:t>
      </w:r>
    </w:p>
    <w:p w14:paraId="0CDA18B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2</w:t>
      </w:r>
      <w:r>
        <w:rPr>
          <w:rFonts w:hint="eastAsia" w:eastAsia="宋体" w:cs="宋体"/>
          <w:color w:val="FF0000"/>
          <w:lang w:eastAsia="zh-CN"/>
        </w:rPr>
        <w:t>）</w:t>
      </w:r>
      <w:r>
        <w:rPr>
          <w:rFonts w:hint="eastAsia" w:ascii="宋体" w:hAnsi="宋体" w:eastAsia="宋体" w:cs="宋体"/>
          <w:color w:val="FF0000"/>
        </w:rPr>
        <w:t>第二层为临床推理核心层，重点考查跨模态融合增益率、模态冲突处置准确率、不确定性校准误差等反映真实临床智能水平的指标，并将</w:t>
      </w:r>
      <w:r>
        <w:rPr>
          <w:rFonts w:hint="eastAsia" w:eastAsia="宋体" w:cs="宋体"/>
          <w:color w:val="FF0000"/>
          <w:lang w:eastAsia="zh-CN"/>
        </w:rPr>
        <w:t>“</w:t>
      </w:r>
      <w:r>
        <w:rPr>
          <w:rFonts w:hint="eastAsia" w:ascii="宋体" w:hAnsi="宋体" w:eastAsia="宋体" w:cs="宋体"/>
          <w:color w:val="FF0000"/>
        </w:rPr>
        <w:t>危险诊疗建议率</w:t>
      </w:r>
      <w:r>
        <w:rPr>
          <w:rFonts w:hint="eastAsia" w:eastAsia="宋体" w:cs="宋体"/>
          <w:color w:val="FF0000"/>
          <w:lang w:eastAsia="zh-CN"/>
        </w:rPr>
        <w:t>”</w:t>
      </w:r>
      <w:r>
        <w:rPr>
          <w:rFonts w:hint="eastAsia" w:ascii="宋体" w:hAnsi="宋体" w:eastAsia="宋体" w:cs="宋体"/>
          <w:color w:val="FF0000"/>
        </w:rPr>
        <w:t>设定为不可逾越的</w:t>
      </w:r>
      <w:r>
        <w:rPr>
          <w:rFonts w:hint="eastAsia" w:eastAsia="宋体" w:cs="宋体"/>
          <w:color w:val="FF0000"/>
          <w:lang w:val="en-US" w:eastAsia="zh-CN"/>
        </w:rPr>
        <w:t>安全</w:t>
      </w:r>
      <w:r>
        <w:rPr>
          <w:rFonts w:hint="eastAsia" w:ascii="宋体" w:hAnsi="宋体" w:eastAsia="宋体" w:cs="宋体"/>
          <w:color w:val="FF0000"/>
        </w:rPr>
        <w:t>阈值。</w:t>
      </w:r>
    </w:p>
    <w:p w14:paraId="49AE291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3</w:t>
      </w:r>
      <w:r>
        <w:rPr>
          <w:rFonts w:hint="eastAsia" w:eastAsia="宋体" w:cs="宋体"/>
          <w:color w:val="FF0000"/>
          <w:lang w:eastAsia="zh-CN"/>
        </w:rPr>
        <w:t>）</w:t>
      </w:r>
      <w:r>
        <w:rPr>
          <w:rFonts w:hint="eastAsia" w:ascii="宋体" w:hAnsi="宋体" w:eastAsia="宋体" w:cs="宋体"/>
          <w:color w:val="FF0000"/>
        </w:rPr>
        <w:t>第三层为临床效用验证层，通过前瞻性临床研究评价诊断辅助增效率、医师采纳与合理修改率以及纵向治疗结局预测准确度，以患者结局数据作为最终验证标准</w:t>
      </w:r>
      <w:r>
        <w:rPr>
          <w:rFonts w:hint="eastAsia" w:eastAsia="宋体" w:cs="宋体"/>
          <w:color w:val="FF0000"/>
          <w:vertAlign w:val="superscript"/>
          <w:lang w:val="en-US" w:eastAsia="zh-CN"/>
        </w:rPr>
        <w:t>[37]</w:t>
      </w:r>
      <w:r>
        <w:rPr>
          <w:rFonts w:hint="eastAsia" w:ascii="宋体" w:hAnsi="宋体" w:eastAsia="宋体" w:cs="宋体"/>
          <w:color w:val="FF0000"/>
        </w:rPr>
        <w:t>。</w:t>
      </w:r>
    </w:p>
    <w:p w14:paraId="7D03AA58">
      <w:pPr>
        <w:pStyle w:val="5"/>
        <w:spacing w:line="360" w:lineRule="auto"/>
        <w:jc w:val="both"/>
        <w:rPr>
          <w:rFonts w:hint="eastAsia" w:ascii="宋体" w:hAnsi="宋体" w:eastAsia="宋体" w:cs="宋体"/>
        </w:rPr>
      </w:pPr>
      <w:r>
        <w:rPr>
          <w:rFonts w:hint="eastAsia" w:ascii="宋体" w:hAnsi="宋体" w:eastAsia="宋体" w:cs="宋体"/>
          <w:color w:val="000000"/>
        </w:rPr>
        <w:t>5.4 发展面向中医认知特质的评测方法论创新</w:t>
      </w:r>
    </w:p>
    <w:p w14:paraId="2D321798">
      <w:pPr>
        <w:spacing w:line="360" w:lineRule="auto"/>
        <w:ind w:firstLine="440" w:firstLineChars="200"/>
        <w:jc w:val="both"/>
        <w:rPr>
          <w:rFonts w:hint="eastAsia" w:eastAsia="宋体" w:cs="宋体"/>
          <w:color w:val="FF0000"/>
          <w:lang w:eastAsia="zh-CN"/>
        </w:rPr>
      </w:pPr>
      <w:r>
        <w:rPr>
          <w:rFonts w:hint="eastAsia" w:ascii="宋体" w:hAnsi="宋体" w:eastAsia="宋体" w:cs="宋体"/>
          <w:color w:val="FF0000"/>
        </w:rPr>
        <w:t>现有评测方法论多借鉴自通用医学AI领域，对中医特有的认知结构关注不足</w:t>
      </w:r>
      <w:r>
        <w:rPr>
          <w:rFonts w:hint="eastAsia" w:eastAsia="宋体" w:cs="宋体"/>
          <w:color w:val="FF0000"/>
          <w:lang w:eastAsia="zh-CN"/>
        </w:rPr>
        <w:t>。</w:t>
      </w:r>
    </w:p>
    <w:p w14:paraId="7E8D46A1">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一是辨证整体性的量化表达</w:t>
      </w:r>
      <w:r>
        <w:rPr>
          <w:rFonts w:hint="eastAsia" w:eastAsia="宋体" w:cs="宋体"/>
          <w:color w:val="FF0000"/>
          <w:lang w:eastAsia="zh-CN"/>
        </w:rPr>
        <w:t>：</w:t>
      </w:r>
      <w:r>
        <w:rPr>
          <w:rFonts w:hint="eastAsia" w:eastAsia="宋体" w:cs="宋体"/>
          <w:color w:val="FF0000"/>
          <w:lang w:val="en-US" w:eastAsia="zh-CN"/>
        </w:rPr>
        <w:t>需</w:t>
      </w:r>
      <w:r>
        <w:rPr>
          <w:rFonts w:hint="eastAsia" w:ascii="宋体" w:hAnsi="宋体" w:eastAsia="宋体" w:cs="宋体"/>
          <w:color w:val="FF0000"/>
        </w:rPr>
        <w:t>设计反映辨证结论整体合理性的评估方法，而非各分项指标的简单相加。</w:t>
      </w:r>
    </w:p>
    <w:p w14:paraId="0916A0E7">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二是同病异治、异病同治的个体化评测设计。需要构建同种疾病、不同体质患者的标准化案例集，考查模型能否给出有差异且有依据的辨证处方。</w:t>
      </w:r>
    </w:p>
    <w:p w14:paraId="13BC38C8">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三是纵向推理能力的评测框架。开发覆盖多次就诊记录的纵向评测范式，替代目前大多锚定单次就诊横断面的评测设计。</w:t>
      </w:r>
    </w:p>
    <w:p w14:paraId="2ADC20CE">
      <w:pPr>
        <w:pStyle w:val="5"/>
        <w:spacing w:line="360" w:lineRule="auto"/>
        <w:jc w:val="both"/>
        <w:rPr>
          <w:rFonts w:hint="eastAsia" w:ascii="宋体" w:hAnsi="宋体" w:eastAsia="宋体" w:cs="宋体"/>
        </w:rPr>
      </w:pPr>
      <w:r>
        <w:rPr>
          <w:rFonts w:hint="eastAsia" w:ascii="宋体" w:hAnsi="宋体" w:eastAsia="宋体" w:cs="宋体"/>
          <w:color w:val="000000"/>
        </w:rPr>
        <w:t>5.5 推动真实世界临床验证与国际标准化协同推进</w:t>
      </w:r>
    </w:p>
    <w:p w14:paraId="4BF2302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在国内层面，建议将LLM临床多模态评测研究纳入国家中医药科技创新的重点部署，依托现有中医临床研究基地开展人机协同的前瞻性试点，逐步积累AI辅助与人工独立对照条件下的临床证据。在国际层面，可参照WHO传统医学战略框架和国际医疗AI评估规范（如FDA的AI/ML行动计划），推动中医药LLM评测标准的国际化表达，使其融入全球传统医学AI治理体系。</w:t>
      </w:r>
    </w:p>
    <w:p w14:paraId="42393619">
      <w:pPr>
        <w:rPr>
          <w:rFonts w:hint="eastAsia" w:ascii="宋体" w:hAnsi="宋体" w:eastAsia="宋体" w:cs="宋体"/>
        </w:rPr>
      </w:pPr>
      <w:r>
        <w:rPr>
          <w:rFonts w:hint="eastAsia" w:ascii="宋体" w:hAnsi="宋体" w:eastAsia="宋体" w:cs="宋体"/>
        </w:rPr>
        <w:br w:type="page"/>
      </w:r>
    </w:p>
    <w:p w14:paraId="12676936">
      <w:pPr>
        <w:pStyle w:val="4"/>
        <w:rPr>
          <w:rFonts w:hint="eastAsia" w:ascii="宋体" w:hAnsi="宋体" w:eastAsia="宋体" w:cs="宋体"/>
        </w:rPr>
      </w:pPr>
      <w:r>
        <w:rPr>
          <w:rFonts w:hint="eastAsia" w:ascii="宋体" w:hAnsi="宋体" w:eastAsia="宋体" w:cs="宋体"/>
          <w:color w:val="000000"/>
        </w:rPr>
        <w:t>6 小结</w:t>
      </w:r>
    </w:p>
    <w:p w14:paraId="2EE41523">
      <w:pPr>
        <w:spacing w:line="360" w:lineRule="auto"/>
        <w:ind w:firstLine="440" w:firstLineChars="200"/>
        <w:jc w:val="both"/>
        <w:rPr>
          <w:rFonts w:hint="eastAsia" w:eastAsia="宋体" w:cs="宋体"/>
          <w:color w:val="FF0000"/>
          <w:lang w:val="en-US" w:eastAsia="zh-CN"/>
        </w:rPr>
      </w:pPr>
    </w:p>
    <w:p w14:paraId="45415818">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目前，中医药领域的大语言模型评测已跨越标准化考试的初级检验阶段，正朝着辨证思维链条构建、处方安全性审查及古籍知识挖掘等彰显中医认知特质的方向延伸，体现出评测内容从"知识记忆"向"专业智能体"能力考查的逐步深入。但从整体格局审视，评测实践仍以文本单模态为主导，其深层局限可凝练为三类系统性问题，分别对应诊疗信息的输入维度、安全维度与过程—结局维度。</w:t>
      </w:r>
    </w:p>
    <w:p w14:paraId="0356D05F">
      <w:pPr>
        <w:spacing w:line="360" w:lineRule="auto"/>
        <w:ind w:firstLine="440" w:firstLineChars="200"/>
        <w:jc w:val="both"/>
        <w:rPr>
          <w:rFonts w:hint="eastAsia" w:ascii="宋体" w:hAnsi="宋体" w:eastAsia="宋体" w:cs="宋体"/>
          <w:color w:val="FF0000"/>
        </w:rPr>
      </w:pPr>
    </w:p>
    <w:p w14:paraId="440BA54E">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其一，输入层面的能力高估，源于"文本封闭假设"对中医四诊感知本质的背离。 望、闻、问、切本质上是依托视觉、听觉、嗅觉与触觉的多模态信息采集过程，而现有基准将复杂的四诊合参简化为文本到文本的映射任务，剥离了舌象、面色、脉象、声息等非文本感官信息。模型在此类静态文本数据集上的优良表现，仅能反映其语言层面的知识复现能力，并不足以证明其具备多感官信息融合与情境依赖的综合研判能力，从而极易高估模型的真实临床感知水平。</w:t>
      </w:r>
    </w:p>
    <w:p w14:paraId="2F0FCA36">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其二，安全层面的评价缺位，体现为对幻觉生成、错误信息校准及跨模态信息冲突处置等核心安全属性的系统性忽视。 即使模型在标准测试中答题合格，其在真实用药指导与风险预警中的潜在隐患，仍缺乏可操作、多维度的评价标尺，安全性始终游离于现有评测体系之外。</w:t>
      </w:r>
    </w:p>
    <w:p w14:paraId="1AA0CD0B">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其三，过程与结局层面的临床效用偏估，根植于"单次问答"评测范式与中医连续诊疗实践之间的结构性脱节。 中医诊疗是医患反复交互、四诊动态互参、随访调方持续优化的认知过程，而当前评测多以一次性问答为终局，既未刻画多轮交互中的动态决策能力，也缺少以患者结局为验证终点的闭环机制，据此难以推断模型在真实诊疗链条中的临床增益价值。</w:t>
      </w:r>
    </w:p>
    <w:p w14:paraId="2962F99F">
      <w:pPr>
        <w:spacing w:line="360" w:lineRule="auto"/>
        <w:ind w:firstLine="440" w:firstLineChars="200"/>
        <w:jc w:val="both"/>
        <w:rPr>
          <w:rFonts w:hint="eastAsia" w:ascii="宋体" w:hAnsi="宋体" w:eastAsia="宋体" w:cs="宋体"/>
          <w:color w:val="FF0000"/>
        </w:rPr>
      </w:pPr>
      <w:bookmarkStart w:id="0" w:name="_GoBack"/>
      <w:bookmarkEnd w:id="0"/>
      <w:r>
        <w:rPr>
          <w:rFonts w:hint="eastAsia" w:ascii="宋体" w:hAnsi="宋体" w:eastAsia="宋体" w:cs="宋体"/>
          <w:color w:val="FF0000"/>
        </w:rPr>
        <w:t xml:space="preserve">现有评测体系过度聚焦于模型的“文本输出正确性”，而未能有效度量其“临床认知充分性”与“决策过程可靠性”。要使中医药大语言模型从“可用”走向“可信、可靠”，</w:t>
      </w:r>
      <w:del w:id="632" w:author="Kiro润色" w:date="2026-06-17T00:00:00Z">
        <w:r>
          <w:rPr>
            <w:rFonts w:hint="eastAsia" w:ascii="宋体" w:hAnsi="宋体" w:eastAsia="宋体" w:cs="宋体"/>
            <w:color w:val="FF0000"/>
          </w:rPr>
          <w:delText xml:space="preserve">其核心路径</w:delText>
        </w:r>
      </w:del>
      <w:ins w:id="633" w:author="Kiro润色" w:date="2026-06-17T00:00:00Z">
        <w:r>
          <w:rPr>
            <w:rFonts w:hint="eastAsia" w:ascii="宋体" w:hAnsi="宋体" w:eastAsia="宋体" w:cs="宋体"/>
            <w:color w:val="FF0000"/>
          </w:rPr>
          <w:t xml:space="preserve">关键</w:t>
        </w:r>
      </w:ins>
      <w:r>
        <w:rPr>
          <w:rFonts w:hint="eastAsia" w:ascii="宋体" w:hAnsi="宋体" w:eastAsia="宋体" w:cs="宋体"/>
          <w:color w:val="FF0000"/>
        </w:rPr>
        <w:t xml:space="preserve">在于重构评测范式</w:t>
      </w:r>
      <w:del w:id="634" w:author="Kiro润色" w:date="2026-06-17T00:00:00Z">
        <w:r>
          <w:rPr>
            <w:rFonts w:hint="eastAsia" w:ascii="宋体" w:hAnsi="宋体" w:eastAsia="宋体" w:cs="宋体"/>
            <w:color w:val="FF0000"/>
          </w:rPr>
          <w:delText xml:space="preserve">，将</w:delText>
        </w:r>
      </w:del>
      <w:ins w:id="635" w:author="Kiro润色" w:date="2026-06-17T00:00:00Z">
        <w:r>
          <w:rPr>
            <w:rFonts w:hint="eastAsia" w:ascii="宋体" w:hAnsi="宋体" w:eastAsia="宋体" w:cs="宋体"/>
            <w:color w:val="FF0000"/>
          </w:rPr>
          <w:t xml:space="preserve">：把</w:t>
        </w:r>
      </w:ins>
      <w:r>
        <w:rPr>
          <w:rFonts w:hint="eastAsia" w:ascii="宋体" w:hAnsi="宋体" w:eastAsia="宋体" w:cs="宋体"/>
          <w:color w:val="FF0000"/>
        </w:rPr>
        <w:t xml:space="preserve">评价重心从文本问答的准确率转向临床多模态综合判断能力，</w:t>
      </w:r>
      <w:del w:id="636" w:author="Kiro润色" w:date="2026-06-17T00:00:00Z">
        <w:r>
          <w:rPr>
            <w:rFonts w:hint="eastAsia" w:ascii="宋体" w:hAnsi="宋体" w:eastAsia="宋体" w:cs="宋体"/>
            <w:color w:val="FF0000"/>
          </w:rPr>
          <w:delText xml:space="preserve">并</w:delText>
        </w:r>
      </w:del>
      <w:r>
        <w:rPr>
          <w:rFonts w:hint="eastAsia" w:ascii="宋体" w:hAnsi="宋体" w:eastAsia="宋体" w:cs="宋体"/>
          <w:color w:val="FF0000"/>
        </w:rPr>
        <w:t xml:space="preserve">以真实世界的前瞻性结局数据作为最终验证尺度，构建“能力评估—安全审查—效用验证”三位一体的评测闭环。这既是人工智能与中医药交叉领域</w:t>
      </w:r>
      <w:ins w:id="637" w:author="Kiro润色" w:date="2026-06-17T00:00:00Z">
        <w:r>
          <w:rPr>
            <w:rFonts w:hint="eastAsia" w:ascii="宋体" w:hAnsi="宋体" w:eastAsia="宋体" w:cs="宋体"/>
            <w:color w:val="FF0000"/>
          </w:rPr>
          <w:t xml:space="preserve">的</w:t>
        </w:r>
      </w:ins>
      <w:r>
        <w:rPr>
          <w:rFonts w:hint="eastAsia" w:ascii="宋体" w:hAnsi="宋体" w:eastAsia="宋体" w:cs="宋体"/>
          <w:color w:val="FF0000"/>
        </w:rPr>
        <w:t xml:space="preserve">方法学</w:t>
      </w:r>
      <w:del w:id="638" w:author="Kiro润色" w:date="2026-06-17T00:00:00Z">
        <w:r>
          <w:rPr>
            <w:rFonts w:hint="eastAsia" w:ascii="宋体" w:hAnsi="宋体" w:eastAsia="宋体" w:cs="宋体"/>
            <w:color w:val="FF0000"/>
          </w:rPr>
          <w:delText xml:space="preserve">创新的前沿</w:delText>
        </w:r>
      </w:del>
      <w:r>
        <w:rPr>
          <w:rFonts w:hint="eastAsia" w:ascii="宋体" w:hAnsi="宋体" w:eastAsia="宋体" w:cs="宋体"/>
          <w:color w:val="FF0000"/>
        </w:rPr>
        <w:t xml:space="preserve">挑战，也是推动中医药</w:t>
      </w:r>
      <w:del w:id="639" w:author="Kiro润色" w:date="2026-06-17T00:00:00Z">
        <w:r>
          <w:rPr>
            <w:rFonts w:hint="eastAsia" w:ascii="宋体" w:hAnsi="宋体" w:eastAsia="宋体" w:cs="宋体"/>
            <w:color w:val="FF0000"/>
          </w:rPr>
          <w:delText xml:space="preserve">信息化、</w:delText>
        </w:r>
      </w:del>
      <w:r>
        <w:rPr>
          <w:rFonts w:hint="eastAsia" w:ascii="宋体" w:hAnsi="宋体" w:eastAsia="宋体" w:cs="宋体"/>
          <w:color w:val="FF0000"/>
        </w:rPr>
        <w:t xml:space="preserve">智能化</w:t>
      </w:r>
      <w:del w:id="640" w:author="Kiro润色" w:date="2026-06-17T00:00:00Z">
        <w:r>
          <w:rPr>
            <w:rFonts w:hint="eastAsia" w:ascii="宋体" w:hAnsi="宋体" w:eastAsia="宋体" w:cs="宋体"/>
            <w:color w:val="FF0000"/>
          </w:rPr>
          <w:delText xml:space="preserve">深度融合与</w:delText>
        </w:r>
      </w:del>
      <w:r>
        <w:rPr>
          <w:rFonts w:hint="eastAsia" w:ascii="宋体" w:hAnsi="宋体" w:eastAsia="宋体" w:cs="宋体"/>
          <w:color w:val="FF0000"/>
        </w:rPr>
        <w:t xml:space="preserve">规范发展的基础性工</w:t>
      </w:r>
      <w:del w:id="641" w:author="Kiro润色" w:date="2026-06-17T00:00:00Z">
        <w:r>
          <w:rPr>
            <w:rFonts w:hint="eastAsia" w:ascii="宋体" w:hAnsi="宋体" w:eastAsia="宋体" w:cs="宋体"/>
            <w:color w:val="FF0000"/>
          </w:rPr>
          <w:delText xml:space="preserve">程</w:delText>
        </w:r>
      </w:del>
      <w:ins w:id="642" w:author="Kiro润色" w:date="2026-06-17T00:00:00Z">
        <w:r>
          <w:rPr>
            <w:rFonts w:hint="eastAsia" w:ascii="宋体" w:hAnsi="宋体" w:eastAsia="宋体" w:cs="宋体"/>
            <w:color w:val="FF0000"/>
          </w:rPr>
          <w:t xml:space="preserve">作</w:t>
        </w:r>
      </w:ins>
      <w:r>
        <w:rPr>
          <w:rFonts w:hint="eastAsia" w:ascii="宋体" w:hAnsi="宋体" w:eastAsia="宋体" w:cs="宋体"/>
          <w:color w:val="FF0000"/>
        </w:rPr>
        <w:t xml:space="preserve">，</w:t>
      </w:r>
      <w:del w:id="643" w:author="Kiro润色" w:date="2026-06-17T00:00:00Z">
        <w:r>
          <w:rPr>
            <w:rFonts w:hint="eastAsia" w:ascii="宋体" w:hAnsi="宋体" w:eastAsia="宋体" w:cs="宋体"/>
            <w:color w:val="FF0000"/>
          </w:rPr>
          <w:delText xml:space="preserve">亟</w:delText>
        </w:r>
      </w:del>
      <w:ins w:id="644" w:author="Kiro润色" w:date="2026-06-17T00:00:00Z">
        <w:r>
          <w:rPr>
            <w:rFonts w:hint="eastAsia" w:ascii="宋体" w:hAnsi="宋体" w:eastAsia="宋体" w:cs="宋体"/>
            <w:color w:val="FF0000"/>
          </w:rPr>
          <w:t xml:space="preserve">仍</w:t>
        </w:r>
      </w:ins>
      <w:r>
        <w:rPr>
          <w:rFonts w:hint="eastAsia" w:ascii="宋体" w:hAnsi="宋体" w:eastAsia="宋体" w:cs="宋体"/>
          <w:color w:val="FF0000"/>
        </w:rPr>
        <w:t xml:space="preserve">需在高质量多模态数据</w:t>
      </w:r>
      <w:del w:id="645" w:author="Kiro润色" w:date="2026-06-17T00:00:00Z">
        <w:r>
          <w:rPr>
            <w:rFonts w:hint="eastAsia" w:ascii="宋体" w:hAnsi="宋体" w:eastAsia="宋体" w:cs="宋体"/>
            <w:color w:val="FF0000"/>
          </w:rPr>
          <w:delText xml:space="preserve">基础</w:delText>
        </w:r>
      </w:del>
      <w:r>
        <w:rPr>
          <w:rFonts w:hint="eastAsia" w:ascii="宋体" w:hAnsi="宋体" w:eastAsia="宋体" w:cs="宋体"/>
          <w:color w:val="FF0000"/>
        </w:rPr>
        <w:t xml:space="preserve">建设、动态交互式评测协议</w:t>
      </w:r>
      <w:del w:id="646" w:author="Kiro润色" w:date="2026-06-17T00:00:00Z">
        <w:r>
          <w:rPr>
            <w:rFonts w:hint="eastAsia" w:ascii="宋体" w:hAnsi="宋体" w:eastAsia="宋体" w:cs="宋体"/>
            <w:color w:val="FF0000"/>
          </w:rPr>
          <w:delText xml:space="preserve">开发及</w:delText>
        </w:r>
      </w:del>
      <w:ins w:id="647" w:author="Kiro润色" w:date="2026-06-17T00:00:00Z">
        <w:r>
          <w:rPr>
            <w:rFonts w:hint="eastAsia" w:ascii="宋体" w:hAnsi="宋体" w:eastAsia="宋体" w:cs="宋体"/>
            <w:color w:val="FF0000"/>
          </w:rPr>
          <w:t xml:space="preserve">与</w:t>
        </w:r>
      </w:ins>
      <w:r>
        <w:rPr>
          <w:rFonts w:hint="eastAsia" w:ascii="宋体" w:hAnsi="宋体" w:eastAsia="宋体" w:cs="宋体"/>
          <w:color w:val="FF0000"/>
        </w:rPr>
        <w:t xml:space="preserve">人机协同临床验证等方面</w:t>
      </w:r>
      <w:del w:id="648" w:author="Kiro润色" w:date="2026-06-17T00:00:00Z">
        <w:r>
          <w:rPr>
            <w:rFonts w:hint="eastAsia" w:ascii="宋体" w:hAnsi="宋体" w:eastAsia="宋体" w:cs="宋体"/>
            <w:color w:val="FF0000"/>
          </w:rPr>
          <w:delText xml:space="preserve">形成系统性</w:delText>
        </w:r>
      </w:del>
      <w:ins w:id="649" w:author="Kiro润色" w:date="2026-06-17T00:00:00Z">
        <w:r>
          <w:rPr>
            <w:rFonts w:hint="eastAsia" w:ascii="宋体" w:hAnsi="宋体" w:eastAsia="宋体" w:cs="宋体"/>
            <w:color w:val="FF0000"/>
          </w:rPr>
          <w:t xml:space="preserve">取得实质</w:t>
        </w:r>
      </w:ins>
      <w:r>
        <w:rPr>
          <w:rFonts w:hint="eastAsia" w:ascii="宋体" w:hAnsi="宋体" w:eastAsia="宋体" w:cs="宋体"/>
          <w:color w:val="FF0000"/>
        </w:rPr>
        <w:t xml:space="preserve">突破</w:t>
      </w:r>
      <w:del w:id="650" w:author="Kiro润色" w:date="2026-06-17T00:00:00Z">
        <w:r>
          <w:rPr>
            <w:rFonts w:hint="eastAsia" w:ascii="宋体" w:hAnsi="宋体" w:eastAsia="宋体" w:cs="宋体"/>
            <w:color w:val="FF0000"/>
          </w:rPr>
          <w:delText xml:space="preserve">，以审慎而积极的姿态迎接智能时代中医药事业发展的机遇与责任</w:delText>
        </w:r>
      </w:del>
      <w:r>
        <w:rPr>
          <w:rFonts w:hint="eastAsia" w:ascii="宋体" w:hAnsi="宋体" w:eastAsia="宋体" w:cs="宋体"/>
          <w:color w:val="FF0000"/>
        </w:rPr>
        <w:t xml:space="preserve">。</w:t>
      </w:r>
    </w:p>
    <w:p w14:paraId="42A85771">
      <w:pPr>
        <w:spacing w:line="360" w:lineRule="auto"/>
        <w:ind w:firstLine="440" w:firstLineChars="200"/>
        <w:jc w:val="both"/>
        <w:rPr>
          <w:rFonts w:hint="eastAsia" w:ascii="宋体" w:hAnsi="宋体" w:eastAsia="宋体" w:cs="宋体"/>
          <w:color w:val="FF0000"/>
        </w:rPr>
      </w:pPr>
    </w:p>
    <w:p w14:paraId="248D64E5">
      <w:pPr>
        <w:rPr>
          <w:rFonts w:hint="eastAsia" w:ascii="宋体" w:hAnsi="宋体" w:eastAsia="宋体" w:cs="宋体"/>
        </w:rPr>
      </w:pPr>
      <w:r>
        <w:rPr>
          <w:rFonts w:hint="eastAsia" w:ascii="宋体" w:hAnsi="宋体" w:eastAsia="宋体" w:cs="宋体"/>
          <w:b/>
        </w:rPr>
        <w:t>利益冲突声明：</w:t>
      </w:r>
      <w:r>
        <w:rPr>
          <w:rFonts w:hint="eastAsia" w:ascii="宋体" w:hAnsi="宋体" w:eastAsia="宋体" w:cs="宋体"/>
        </w:rPr>
        <w:t>作者声明无利益冲突。</w:t>
      </w:r>
      <w:r>
        <w:rPr>
          <w:rFonts w:hint="eastAsia" w:ascii="宋体" w:hAnsi="宋体" w:eastAsia="宋体" w:cs="宋体"/>
        </w:rPr>
        <w:br w:type="page"/>
      </w:r>
    </w:p>
    <w:p w14:paraId="46959A4E">
      <w:pPr>
        <w:pStyle w:val="4"/>
        <w:rPr>
          <w:rFonts w:hint="eastAsia" w:ascii="宋体" w:hAnsi="宋体" w:eastAsia="宋体" w:cs="宋体"/>
        </w:rPr>
      </w:pPr>
      <w:r>
        <w:rPr>
          <w:rFonts w:hint="eastAsia" w:ascii="宋体" w:hAnsi="宋体" w:eastAsia="宋体" w:cs="宋体"/>
          <w:color w:val="000000"/>
        </w:rPr>
        <w:t>参考文献</w:t>
      </w:r>
    </w:p>
    <w:p w14:paraId="3BA233F8">
      <w:pPr>
        <w:ind w:left="720" w:hanging="720"/>
        <w:jc w:val="left"/>
        <w:rPr>
          <w:rFonts w:hint="eastAsia" w:ascii="宋体" w:hAnsi="宋体" w:eastAsia="宋体" w:cs="宋体"/>
        </w:rPr>
      </w:pPr>
      <w:r>
        <w:rPr>
          <w:rFonts w:hint="eastAsia" w:ascii="宋体" w:hAnsi="宋体" w:eastAsia="宋体" w:cs="宋体"/>
        </w:rPr>
        <w:t>[1] HAN C X, YANG G Y, LI H T, et al. Tuning and clinical application of large language models in traditional Chinese medicine: a scoping review[J]. Chinese Medicine, 2026, 21(1): 71.</w:t>
      </w:r>
    </w:p>
    <w:p w14:paraId="0D8FA0E0">
      <w:pPr>
        <w:ind w:left="720" w:hanging="720"/>
        <w:jc w:val="left"/>
        <w:rPr>
          <w:rFonts w:hint="eastAsia" w:ascii="宋体" w:hAnsi="宋体" w:eastAsia="宋体" w:cs="宋体"/>
        </w:rPr>
      </w:pPr>
      <w:r>
        <w:rPr>
          <w:rFonts w:hint="eastAsia" w:ascii="宋体" w:hAnsi="宋体" w:eastAsia="宋体" w:cs="宋体"/>
        </w:rPr>
        <w:t>[2] YIP H F, LI Z M, ZHANG L, et al. Large language models in integrative medicine: progress, challenges, and opportunities[J]. Journal of Evidence-Based Medicine, 2025, 18(2): e70031.</w:t>
      </w:r>
    </w:p>
    <w:p w14:paraId="41A9DBDC">
      <w:pPr>
        <w:ind w:left="720" w:hanging="720"/>
        <w:jc w:val="left"/>
        <w:rPr>
          <w:rFonts w:hint="eastAsia" w:ascii="宋体" w:hAnsi="宋体" w:eastAsia="宋体" w:cs="宋体"/>
        </w:rPr>
      </w:pPr>
      <w:r>
        <w:rPr>
          <w:rFonts w:hint="eastAsia" w:ascii="宋体" w:hAnsi="宋体" w:eastAsia="宋体" w:cs="宋体"/>
        </w:rPr>
        <w:t>[3] LI Y Z, HUANG S H, QI J X, et al. Evaluating large-scale and lightweight large language models for traditional Chinese medicine exam questions: a comparative study[J]. Journal of Evidence-Based Medicine, 2026, 19(1): e70118.</w:t>
      </w:r>
    </w:p>
    <w:p w14:paraId="0284FCE3">
      <w:pPr>
        <w:ind w:left="720" w:hanging="720"/>
        <w:jc w:val="left"/>
        <w:rPr>
          <w:rFonts w:hint="eastAsia" w:ascii="宋体" w:hAnsi="宋体" w:eastAsia="宋体" w:cs="宋体"/>
        </w:rPr>
      </w:pPr>
      <w:r>
        <w:rPr>
          <w:rFonts w:hint="eastAsia" w:ascii="宋体" w:hAnsi="宋体" w:eastAsia="宋体" w:cs="宋体"/>
        </w:rPr>
        <w:t>[4] JANG D Y, YUN T R, LEE C Y, et al. GPT-4 can pass the Korean National Licensing Examination for Korean Medicine Doctors[J]. PLOS Digital Health, 2023, 2(12): e0000416.</w:t>
      </w:r>
    </w:p>
    <w:p w14:paraId="4DAF0265">
      <w:pPr>
        <w:ind w:left="720" w:hanging="720"/>
        <w:jc w:val="left"/>
        <w:rPr>
          <w:rFonts w:hint="eastAsia" w:ascii="宋体" w:hAnsi="宋体" w:eastAsia="宋体" w:cs="宋体"/>
        </w:rPr>
      </w:pPr>
      <w:r>
        <w:rPr>
          <w:rFonts w:hint="eastAsia" w:ascii="宋体" w:hAnsi="宋体" w:eastAsia="宋体" w:cs="宋体"/>
        </w:rPr>
        <w:t>[5] 曹露, 许林, 张宇洁, 等. 大语言模型在中医领域的标准化评估[J]. 南京中医药大学学报, 2024, 40(12): 1383-1392.</w:t>
      </w:r>
    </w:p>
    <w:p w14:paraId="1C915166">
      <w:pPr>
        <w:ind w:left="720" w:hanging="720"/>
        <w:jc w:val="left"/>
        <w:rPr>
          <w:rFonts w:hint="eastAsia" w:ascii="宋体" w:hAnsi="宋体" w:eastAsia="宋体" w:cs="宋体"/>
        </w:rPr>
      </w:pPr>
      <w:r>
        <w:rPr>
          <w:rFonts w:hint="eastAsia" w:ascii="宋体" w:hAnsi="宋体" w:eastAsia="宋体" w:cs="宋体"/>
        </w:rPr>
        <w:t>[6] 郝梦. 面向大语言模型的中医辨证思维测评数据集构建研究[D]. 北京: 中国中医科学院, 2025.</w:t>
      </w:r>
    </w:p>
    <w:p w14:paraId="1EF149EB">
      <w:pPr>
        <w:ind w:left="720" w:hanging="720"/>
        <w:jc w:val="left"/>
        <w:rPr>
          <w:rFonts w:hint="eastAsia" w:ascii="宋体" w:hAnsi="宋体" w:eastAsia="宋体" w:cs="宋体"/>
        </w:rPr>
      </w:pPr>
      <w:r>
        <w:rPr>
          <w:rFonts w:hint="eastAsia" w:ascii="宋体" w:hAnsi="宋体" w:eastAsia="宋体" w:cs="宋体"/>
        </w:rPr>
        <w:t>[7] CHEN C L, WANG X Y, GUAN M, et al. Evaluating and improving syndrome differentiation thinking ability in large language models: method development study[J]. JMIR Medical Informatics, 2025, 13: e75103.</w:t>
      </w:r>
    </w:p>
    <w:p w14:paraId="0DF2B899">
      <w:pPr>
        <w:ind w:left="720" w:hanging="720"/>
        <w:jc w:val="left"/>
        <w:rPr>
          <w:rFonts w:hint="eastAsia" w:ascii="宋体" w:hAnsi="宋体" w:eastAsia="宋体" w:cs="宋体"/>
        </w:rPr>
      </w:pPr>
      <w:r>
        <w:rPr>
          <w:rFonts w:hint="eastAsia" w:ascii="宋体" w:hAnsi="宋体" w:eastAsia="宋体" w:cs="宋体"/>
        </w:rPr>
        <w:t>[8] NIE G X, ZHOU Y L, XU D Y, et al. DiagX-DT: diagnostic exclusion reasoning with dialectical thinking for traditional Chinese medicine in large language models[J]. Journal of King Saud University-Computer and Information Sciences, 2025, 37(5): 102.</w:t>
      </w:r>
    </w:p>
    <w:p w14:paraId="5607CA7E">
      <w:pPr>
        <w:ind w:left="720" w:hanging="720"/>
        <w:jc w:val="left"/>
        <w:rPr>
          <w:rFonts w:hint="eastAsia" w:ascii="宋体" w:hAnsi="宋体" w:eastAsia="宋体" w:cs="宋体"/>
        </w:rPr>
      </w:pPr>
      <w:r>
        <w:rPr>
          <w:rFonts w:hint="eastAsia" w:ascii="宋体" w:hAnsi="宋体" w:eastAsia="宋体" w:cs="宋体"/>
        </w:rPr>
        <w:t>[9] LIN J X, DAI G, PENG W J, et al. ATCMD-Bench: agentic traditional Chinese medicine diagnosis benchmark for large language models via multi-agent simulation[J]. Pattern Recognition, 2026, 179: 113679.</w:t>
      </w:r>
    </w:p>
    <w:p w14:paraId="4FA2C90A">
      <w:pPr>
        <w:ind w:left="720" w:hanging="720"/>
        <w:jc w:val="left"/>
        <w:rPr>
          <w:rFonts w:hint="eastAsia" w:ascii="宋体" w:hAnsi="宋体" w:eastAsia="宋体" w:cs="宋体"/>
        </w:rPr>
      </w:pPr>
      <w:r>
        <w:rPr>
          <w:rFonts w:hint="eastAsia" w:ascii="宋体" w:hAnsi="宋体" w:eastAsia="宋体" w:cs="宋体"/>
        </w:rPr>
        <w:t>[10] SHI D S, YI X, LI Y, et al. Benchmarking large language models for end-to-end clinical support in traditional Chinese medicine[J]. Expert Systems with Applications, 2026, 325: 132267.</w:t>
      </w:r>
    </w:p>
    <w:p w14:paraId="518F4FF3">
      <w:pPr>
        <w:ind w:left="720" w:hanging="720"/>
        <w:jc w:val="left"/>
        <w:rPr>
          <w:rFonts w:hint="eastAsia" w:ascii="宋体" w:hAnsi="宋体" w:eastAsia="宋体" w:cs="宋体"/>
        </w:rPr>
      </w:pPr>
      <w:r>
        <w:rPr>
          <w:rFonts w:hint="eastAsia" w:ascii="宋体" w:hAnsi="宋体" w:eastAsia="宋体" w:cs="宋体"/>
        </w:rPr>
        <w:t>[11] ZHENG Y W, YUAN J L, LIU L, et al. Evaluating large language models in traditional Chinese medicine with enhanced misinformation detection[C]// Companion of the 2025 ACM International Joint Conference on Pervasive and Ubiquitous Computing. New York: ACM, 2025: 1358-1363.</w:t>
      </w:r>
    </w:p>
    <w:p w14:paraId="33BBEF22">
      <w:pPr>
        <w:ind w:left="720" w:hanging="720"/>
        <w:jc w:val="left"/>
        <w:rPr>
          <w:rFonts w:hint="eastAsia" w:ascii="宋体" w:hAnsi="宋体" w:eastAsia="宋体" w:cs="宋体"/>
        </w:rPr>
      </w:pPr>
      <w:r>
        <w:rPr>
          <w:rFonts w:hint="eastAsia" w:ascii="宋体" w:hAnsi="宋体" w:eastAsia="宋体" w:cs="宋体"/>
        </w:rPr>
        <w:t>[12] WANG B F, LU Y W, WANG Z, et al. TCMEval-PA: a question-answering benchmark dataset for the prescription audit of traditional Chinese medicine[J]. Scientific Data, 2025, 12(1): 79.</w:t>
      </w:r>
    </w:p>
    <w:p w14:paraId="441F3539">
      <w:pPr>
        <w:ind w:left="720" w:hanging="720"/>
        <w:jc w:val="left"/>
        <w:rPr>
          <w:rFonts w:hint="eastAsia" w:ascii="宋体" w:hAnsi="宋体" w:eastAsia="宋体" w:cs="宋体"/>
        </w:rPr>
      </w:pPr>
      <w:r>
        <w:rPr>
          <w:rFonts w:hint="eastAsia" w:ascii="宋体" w:hAnsi="宋体" w:eastAsia="宋体" w:cs="宋体"/>
        </w:rPr>
        <w:t>[13] LU H M, LIU L, YUAN J L, et al. TCM-Align: curriculum-aligned MCQ generation for traditional Chinese medicine[C]// Companion of the 2025 ACM International Joint Conference on Pervasive and Ubiquitous Computing. New York: ACM, 2025: 1382-1387.</w:t>
      </w:r>
    </w:p>
    <w:p w14:paraId="7C19FBC1">
      <w:pPr>
        <w:ind w:left="720" w:hanging="720"/>
        <w:jc w:val="left"/>
        <w:rPr>
          <w:rFonts w:hint="eastAsia" w:ascii="宋体" w:hAnsi="宋体" w:eastAsia="宋体" w:cs="宋体"/>
        </w:rPr>
      </w:pPr>
      <w:r>
        <w:rPr>
          <w:rFonts w:hint="eastAsia" w:ascii="宋体" w:hAnsi="宋体" w:eastAsia="宋体" w:cs="宋体"/>
        </w:rPr>
        <w:t>[14] 赵尚卿, 兰曼, 柏晓鹏, 等. 负屃:古汉语文本理解与生成能力评测基准[J]. 中文信息学报, 2026, 40(1): 85-99.</w:t>
      </w:r>
    </w:p>
    <w:p w14:paraId="23804AE6">
      <w:pPr>
        <w:ind w:left="720" w:hanging="720"/>
        <w:jc w:val="left"/>
        <w:rPr>
          <w:rFonts w:hint="eastAsia" w:ascii="宋体" w:hAnsi="宋体" w:eastAsia="宋体" w:cs="宋体"/>
        </w:rPr>
      </w:pPr>
      <w:r>
        <w:rPr>
          <w:rFonts w:hint="eastAsia" w:ascii="宋体" w:hAnsi="宋体" w:eastAsia="宋体" w:cs="宋体"/>
        </w:rPr>
        <w:t>[15] YU N, HUANG J, LIU J, et al. Development of a cold-heat syndrome classification model for children with allergic rhinitis based on multimodal data[J]. Translational Pediatrics, 2025, 14(12): 3375-3386.</w:t>
      </w:r>
    </w:p>
    <w:p w14:paraId="5E9C54B4">
      <w:pPr>
        <w:ind w:left="720" w:hanging="720"/>
        <w:jc w:val="left"/>
        <w:rPr>
          <w:rFonts w:hint="eastAsia" w:ascii="宋体" w:hAnsi="宋体" w:eastAsia="宋体" w:cs="宋体"/>
        </w:rPr>
      </w:pPr>
      <w:r>
        <w:rPr>
          <w:rFonts w:hint="eastAsia" w:ascii="宋体" w:hAnsi="宋体" w:eastAsia="宋体" w:cs="宋体"/>
        </w:rPr>
        <w:t>[16] PENG C D, GAO J, YANG N, et al. Application of a large visual language model on tongue image description generation and physical constitution reasoning in traditional Chinese medicine (TongueVLM): model development and validation study[J]. JMIR Medical Informatics, 2026, 14: e87237.</w:t>
      </w:r>
    </w:p>
    <w:p w14:paraId="28738BA7">
      <w:pPr>
        <w:ind w:left="720" w:hanging="720"/>
        <w:jc w:val="left"/>
        <w:rPr>
          <w:rFonts w:hint="eastAsia" w:ascii="宋体" w:hAnsi="宋体" w:eastAsia="宋体" w:cs="宋体"/>
        </w:rPr>
      </w:pPr>
      <w:r>
        <w:rPr>
          <w:rFonts w:hint="eastAsia" w:ascii="宋体" w:hAnsi="宋体" w:eastAsia="宋体" w:cs="宋体"/>
        </w:rPr>
        <w:t>[17] FU C Z, FU Z L, YAN S J, et al. In-context multitask learning for few-shot fine-tuning of large language models in traditional Chinese medicine tongue diagnosis[C]// ICASSP 2025. Piscataway: IEEE, 2025: 1-5.</w:t>
      </w:r>
    </w:p>
    <w:p w14:paraId="4EAFFAFB">
      <w:pPr>
        <w:ind w:left="720" w:hanging="720"/>
        <w:jc w:val="left"/>
        <w:rPr>
          <w:rFonts w:hint="eastAsia" w:ascii="宋体" w:hAnsi="宋体" w:eastAsia="宋体" w:cs="宋体"/>
        </w:rPr>
      </w:pPr>
      <w:r>
        <w:rPr>
          <w:rFonts w:hint="eastAsia" w:ascii="宋体" w:hAnsi="宋体" w:eastAsia="宋体" w:cs="宋体"/>
        </w:rPr>
        <w:t xml:space="preserve">[18] 张童, 王一凡, 王若佳, 等. 面向中医药领域专业能力的生成式大语言模型对比研究[J]. 中华中医药学刊, 2025, 43(10): 19-27</w:t>
      </w:r>
      <w:ins w:id="651" w:author="Kiro润色" w:date="2026-06-17T00:00:00Z">
        <w:r>
          <w:rPr>
            <w:rFonts w:hint="eastAsia" w:ascii="宋体" w:hAnsi="宋体" w:eastAsia="宋体" w:cs="宋体"/>
          </w:rPr>
          <w:t xml:space="preserve">, 260</w:t>
        </w:r>
      </w:ins>
      <w:r>
        <w:rPr>
          <w:rFonts w:hint="eastAsia" w:ascii="宋体" w:hAnsi="宋体" w:eastAsia="宋体" w:cs="宋体"/>
        </w:rPr>
        <w:t xml:space="preserve">.</w:t>
      </w:r>
    </w:p>
    <w:p w14:paraId="3C650503">
      <w:pPr>
        <w:ind w:left="720" w:hanging="720"/>
        <w:jc w:val="left"/>
        <w:rPr>
          <w:rFonts w:hint="eastAsia" w:ascii="宋体" w:hAnsi="宋体" w:eastAsia="宋体" w:cs="宋体"/>
        </w:rPr>
      </w:pPr>
      <w:r>
        <w:rPr>
          <w:rFonts w:hint="eastAsia" w:ascii="宋体" w:hAnsi="宋体" w:eastAsia="宋体" w:cs="宋体"/>
        </w:rPr>
        <w:t>[19] DAI Y Z, SHAO X, ZHANG J L, et al. TCMChat: a generative large language model for traditional Chinese medicine[J]. Pharmacological Research, 2024, 210: 107530.</w:t>
      </w:r>
    </w:p>
    <w:p w14:paraId="61E0BE83">
      <w:pPr>
        <w:ind w:left="720" w:hanging="720"/>
        <w:jc w:val="left"/>
        <w:rPr>
          <w:rFonts w:hint="eastAsia" w:ascii="宋体" w:hAnsi="宋体" w:eastAsia="宋体" w:cs="宋体"/>
        </w:rPr>
      </w:pPr>
      <w:r>
        <w:rPr>
          <w:rFonts w:hint="eastAsia" w:ascii="宋体" w:hAnsi="宋体" w:eastAsia="宋体" w:cs="宋体"/>
        </w:rPr>
        <w:t>[20] TONG X M, DING X Z, JIA H R, et al. XuanHuGPT: parameter-efficient fine-tuning of large language model in the field of traditional Chinese medicine[J]. Chinese Medicine, 2025, 20(1): 204.</w:t>
      </w:r>
    </w:p>
    <w:p w14:paraId="13920C12">
      <w:pPr>
        <w:ind w:left="720" w:hanging="720"/>
        <w:jc w:val="left"/>
        <w:rPr>
          <w:rFonts w:hint="eastAsia" w:ascii="宋体" w:hAnsi="宋体" w:eastAsia="宋体" w:cs="宋体"/>
        </w:rPr>
      </w:pPr>
      <w:r>
        <w:rPr>
          <w:rFonts w:hint="eastAsia" w:ascii="宋体" w:hAnsi="宋体" w:eastAsia="宋体" w:cs="宋体"/>
        </w:rPr>
        <w:t>[21] JIA Y Z, JI X Y, WANG X, et al. Qibo: a large language model for traditional Chinese medicine[J]. Expert Systems with Applications, 2025, 284: 127672.</w:t>
      </w:r>
    </w:p>
    <w:p w14:paraId="3AB23647">
      <w:pPr>
        <w:ind w:left="720" w:hanging="720"/>
        <w:jc w:val="left"/>
        <w:rPr>
          <w:rFonts w:hint="eastAsia" w:ascii="宋体" w:hAnsi="宋体" w:eastAsia="宋体" w:cs="宋体"/>
        </w:rPr>
      </w:pPr>
      <w:r>
        <w:rPr>
          <w:rFonts w:hint="eastAsia" w:ascii="宋体" w:hAnsi="宋体" w:eastAsia="宋体" w:cs="宋体"/>
        </w:rPr>
        <w:t>[22] ZHAO W L, LAI H H, PAN B, et al. Assessing the adherence of large language models to clinical practice guidelines in Chinese medicine: a content analysis[J]. Frontiers in Pharmacology, 2025, 16: 1649041.</w:t>
      </w:r>
    </w:p>
    <w:p w14:paraId="49D4832B">
      <w:pPr>
        <w:ind w:left="720" w:hanging="720"/>
        <w:jc w:val="left"/>
        <w:rPr>
          <w:rFonts w:hint="eastAsia" w:ascii="宋体" w:hAnsi="宋体" w:eastAsia="宋体" w:cs="宋体"/>
        </w:rPr>
      </w:pPr>
      <w:r>
        <w:rPr>
          <w:rFonts w:hint="eastAsia" w:ascii="宋体" w:hAnsi="宋体" w:eastAsia="宋体" w:cs="宋体"/>
        </w:rPr>
        <w:t>[23] WANG B F, ZHANG M W, WANG Z, et al. Supporting postgraduate exam preparation with large language models: implications for traditional Chinese medicine education[J]. Frontiers in Medicine, 2026, 12: 1667104.</w:t>
      </w:r>
    </w:p>
    <w:p w14:paraId="16FDF5B4">
      <w:pPr>
        <w:ind w:left="720" w:hanging="720"/>
        <w:jc w:val="left"/>
        <w:rPr>
          <w:rFonts w:hint="eastAsia" w:ascii="宋体" w:hAnsi="宋体" w:eastAsia="宋体" w:cs="宋体"/>
        </w:rPr>
      </w:pPr>
      <w:r>
        <w:rPr>
          <w:rFonts w:hint="eastAsia" w:ascii="宋体" w:hAnsi="宋体" w:eastAsia="宋体" w:cs="宋体"/>
        </w:rPr>
        <w:t>[24] GHANAD E, WEISS C, GAO H, et al. GPT versus ERNIE for national traditional Chinese medicine licensing examination: does cultural background matter?[J]. Journal of Integrative and Complementary Medicine, 2025, 31(9): 844-848.</w:t>
      </w:r>
    </w:p>
    <w:p w14:paraId="076007A0">
      <w:pPr>
        <w:ind w:left="720" w:hanging="720"/>
        <w:jc w:val="left"/>
        <w:rPr>
          <w:rFonts w:hint="eastAsia" w:ascii="宋体" w:hAnsi="宋体" w:eastAsia="宋体" w:cs="宋体"/>
        </w:rPr>
      </w:pPr>
      <w:r>
        <w:rPr>
          <w:rFonts w:hint="eastAsia" w:ascii="宋体" w:hAnsi="宋体" w:eastAsia="宋体" w:cs="宋体"/>
        </w:rPr>
        <w:t>[25] ZHU L X, MOU W M, LAI Y C, et al. Language and cultural bias in AI: comparing the performance of large language models developed in different countries on traditional Chinese medicine highlights the need for localized models[J]. Journal of Translational Medicine, 2024, 22(1): 319.</w:t>
      </w:r>
    </w:p>
    <w:p w14:paraId="36E0BC9F">
      <w:pPr>
        <w:ind w:left="720" w:hanging="720"/>
        <w:jc w:val="left"/>
        <w:rPr>
          <w:rFonts w:hint="eastAsia" w:ascii="宋体" w:hAnsi="宋体" w:eastAsia="宋体" w:cs="宋体"/>
        </w:rPr>
      </w:pPr>
      <w:r>
        <w:rPr>
          <w:rFonts w:hint="eastAsia" w:ascii="宋体" w:hAnsi="宋体" w:eastAsia="宋体" w:cs="宋体"/>
        </w:rPr>
        <w:t>[26] LIU Z, YANG T, WANG J, et al. Tianyi: a traditional Chinese medicine all-rounder language model and its real-world clinical practice[J]. Information Fusion, 2026, 126: 103663.</w:t>
      </w:r>
    </w:p>
    <w:p w14:paraId="08181A42">
      <w:pPr>
        <w:ind w:left="720" w:hanging="720"/>
        <w:jc w:val="left"/>
        <w:rPr>
          <w:rFonts w:hint="eastAsia" w:ascii="宋体" w:hAnsi="宋体" w:eastAsia="宋体" w:cs="宋体"/>
        </w:rPr>
      </w:pPr>
      <w:r>
        <w:rPr>
          <w:rFonts w:hint="eastAsia" w:ascii="宋体" w:hAnsi="宋体" w:eastAsia="宋体" w:cs="宋体"/>
        </w:rPr>
        <w:t xml:space="preserve">[27] YANG Q R, HAN J X, WANG H Z, et al. Knowledge graph enhanced large language models for traditional Chinese medicine question-answering[C]// 2026 IEEE International Conference on Big Data and Smart Computing (BigComp). Piscataway: IEEE, 202</w:t>
      </w:r>
      <w:del w:id="652" w:author="Kiro润色" w:date="2026-06-17T00:00:00Z">
        <w:r>
          <w:rPr>
            <w:rFonts w:hint="eastAsia" w:ascii="宋体" w:hAnsi="宋体" w:eastAsia="宋体" w:cs="宋体"/>
          </w:rPr>
          <w:delText xml:space="preserve">5</w:delText>
        </w:r>
      </w:del>
      <w:ins w:id="653" w:author="Kiro润色" w:date="2026-06-17T00:00:00Z">
        <w:r>
          <w:rPr>
            <w:rFonts w:hint="eastAsia" w:ascii="宋体" w:hAnsi="宋体" w:eastAsia="宋体" w:cs="宋体"/>
          </w:rPr>
          <w:t xml:space="preserve">6</w:t>
        </w:r>
      </w:ins>
      <w:r>
        <w:rPr>
          <w:rFonts w:hint="eastAsia" w:ascii="宋体" w:hAnsi="宋体" w:eastAsia="宋体" w:cs="宋体"/>
        </w:rPr>
        <w:t xml:space="preserve">: 96-103.</w:t>
      </w:r>
    </w:p>
    <w:p w14:paraId="4859B7C8">
      <w:pPr>
        <w:ind w:left="720" w:hanging="720"/>
        <w:jc w:val="left"/>
        <w:rPr>
          <w:rFonts w:hint="eastAsia" w:ascii="宋体" w:hAnsi="宋体" w:eastAsia="宋体" w:cs="宋体"/>
        </w:rPr>
      </w:pPr>
      <w:r>
        <w:rPr>
          <w:rFonts w:hint="eastAsia" w:ascii="宋体" w:hAnsi="宋体" w:eastAsia="宋体" w:cs="宋体"/>
        </w:rPr>
        <w:t xml:space="preserve">[28] DUAN Y C, ZHOU Q Q, LI Y, et al. Research on a traditional Chinese medicine case-based question-answering system integrating large language models and knowledge graphs[J]. Frontiers in Medicine, 202</w:t>
      </w:r>
      <w:del w:id="654" w:author="Kiro润色" w:date="2026-06-17T00:00:00Z">
        <w:r>
          <w:rPr>
            <w:rFonts w:hint="eastAsia" w:ascii="宋体" w:hAnsi="宋体" w:eastAsia="宋体" w:cs="宋体"/>
          </w:rPr>
          <w:delText xml:space="preserve">5</w:delText>
        </w:r>
      </w:del>
      <w:ins w:id="655" w:author="Kiro润色" w:date="2026-06-17T00:00:00Z">
        <w:r>
          <w:rPr>
            <w:rFonts w:hint="eastAsia" w:ascii="宋体" w:hAnsi="宋体" w:eastAsia="宋体" w:cs="宋体"/>
          </w:rPr>
          <w:t xml:space="preserve">4</w:t>
        </w:r>
      </w:ins>
      <w:r>
        <w:rPr>
          <w:rFonts w:hint="eastAsia" w:ascii="宋体" w:hAnsi="宋体" w:eastAsia="宋体" w:cs="宋体"/>
        </w:rPr>
        <w:t xml:space="preserve">, 11: 1512329.</w:t>
      </w:r>
    </w:p>
    <w:p w14:paraId="1D0755C8">
      <w:pPr>
        <w:ind w:left="720" w:hanging="720"/>
        <w:jc w:val="left"/>
        <w:rPr>
          <w:rFonts w:hint="eastAsia" w:ascii="宋体" w:hAnsi="宋体" w:eastAsia="宋体" w:cs="宋体"/>
        </w:rPr>
      </w:pPr>
      <w:r>
        <w:rPr>
          <w:rFonts w:hint="eastAsia" w:ascii="宋体" w:hAnsi="宋体" w:eastAsia="宋体" w:cs="宋体"/>
        </w:rPr>
        <w:t>[29] HUA R, DONG X, WEI Y, et al. Lingdan: enhancing encoding of traditional Chinese medicine knowledge for clinical reasoning tasks with large language models[J]. Journal of the American Medical Informatics Association, 2024, 31(9): 2019-2029.</w:t>
      </w:r>
    </w:p>
    <w:p w14:paraId="61DC1E03">
      <w:pPr>
        <w:ind w:left="720" w:hanging="720"/>
        <w:jc w:val="left"/>
        <w:rPr>
          <w:rFonts w:hint="eastAsia" w:ascii="宋体" w:hAnsi="宋体" w:eastAsia="宋体" w:cs="宋体"/>
        </w:rPr>
      </w:pPr>
      <w:r>
        <w:rPr>
          <w:rFonts w:hint="eastAsia" w:ascii="宋体" w:hAnsi="宋体" w:eastAsia="宋体" w:cs="宋体"/>
        </w:rPr>
        <w:t>[30] WEN J, LIU D D, XIE Y X, et al. AcuGPT-Agent: an LLM-powered intelligent system for acupuncture-based infertility treatment[J]. Neurocomputing, 2025, 652: 131116.</w:t>
      </w:r>
    </w:p>
    <w:p w14:paraId="65B6D18F">
      <w:pPr>
        <w:ind w:left="720" w:hanging="720"/>
        <w:jc w:val="left"/>
        <w:rPr>
          <w:rFonts w:hint="eastAsia" w:ascii="宋体" w:hAnsi="宋体" w:eastAsia="宋体" w:cs="宋体"/>
        </w:rPr>
      </w:pPr>
      <w:r>
        <w:rPr>
          <w:rFonts w:hint="eastAsia" w:ascii="宋体" w:hAnsi="宋体" w:eastAsia="宋体" w:cs="宋体"/>
        </w:rPr>
        <w:t>[31] WANG Z, LI K Q, PENG S Y, et al. A weighted voting approach for traditional Chinese medicine formula classification using large language models: algorithm development and validation study[J]. JMIR Medical Informatics, 2025, 13: e69286.</w:t>
      </w:r>
    </w:p>
    <w:p w14:paraId="7F92A88E">
      <w:pPr>
        <w:ind w:left="720" w:hanging="720"/>
        <w:jc w:val="left"/>
        <w:rPr>
          <w:rFonts w:hint="eastAsia" w:ascii="宋体" w:hAnsi="宋体" w:eastAsia="宋体" w:cs="宋体"/>
        </w:rPr>
      </w:pPr>
      <w:r>
        <w:rPr>
          <w:rFonts w:hint="eastAsia" w:ascii="宋体" w:hAnsi="宋体" w:eastAsia="宋体" w:cs="宋体"/>
        </w:rPr>
        <w:t>[32] ZHANG R X, XIE W D, LIN Q Z, et al. When East meets West: cross-domain drug interaction annotations with large language models and bidirectional neural networks[J]. IEEE Journal of Biomedical and Health Informatics, 2025, 29(10): 7694-7703.</w:t>
      </w:r>
    </w:p>
    <w:p w14:paraId="4041C96C">
      <w:pPr>
        <w:ind w:left="720" w:hanging="720"/>
        <w:jc w:val="left"/>
        <w:rPr>
          <w:rFonts w:hint="eastAsia" w:ascii="宋体" w:hAnsi="宋体" w:eastAsia="宋体" w:cs="宋体"/>
        </w:rPr>
      </w:pPr>
      <w:r>
        <w:rPr>
          <w:rFonts w:hint="eastAsia" w:ascii="宋体" w:hAnsi="宋体" w:eastAsia="宋体" w:cs="宋体"/>
        </w:rPr>
        <w:t>[33] XU Q, ZHAO Z H, LIU W W, et al. A character-level convolutional recurrent interaction network for joint traditional Chinese medicine clinical named entity recognition and relation extraction[J]. Artificial Intelligence in Medicine, 2026, 175: 103372.</w:t>
      </w:r>
    </w:p>
    <w:p w14:paraId="4AEAEC6D">
      <w:pPr>
        <w:ind w:left="720" w:hanging="720"/>
        <w:jc w:val="left"/>
        <w:rPr>
          <w:rFonts w:hint="eastAsia" w:ascii="宋体" w:hAnsi="宋体" w:eastAsia="宋体" w:cs="宋体"/>
        </w:rPr>
      </w:pPr>
      <w:r>
        <w:rPr>
          <w:rFonts w:hint="eastAsia" w:ascii="宋体" w:hAnsi="宋体" w:eastAsia="宋体" w:cs="宋体"/>
        </w:rPr>
        <w:t>[34] MOOR M, BANERJEE O, ABAD Z S H, et al. Foundation models for generalist medical artificial intelligence[J]. Nature, 2023, 616(7956): 259-265.</w:t>
      </w:r>
    </w:p>
    <w:p w14:paraId="02B2110E">
      <w:pPr>
        <w:ind w:left="720" w:hanging="720"/>
        <w:jc w:val="left"/>
        <w:rPr>
          <w:rFonts w:hint="eastAsia" w:ascii="宋体" w:hAnsi="宋体" w:eastAsia="宋体" w:cs="宋体"/>
        </w:rPr>
      </w:pPr>
      <w:r>
        <w:rPr>
          <w:rFonts w:hint="eastAsia" w:ascii="宋体" w:hAnsi="宋体" w:eastAsia="宋体" w:cs="宋体"/>
        </w:rPr>
        <w:t>[35] SINGHAL K, AZIZI S, TU T, et al. Large language models encode clinical knowledge[J]. Nature, 2023, 620(7972): 172-180.</w:t>
      </w:r>
    </w:p>
    <w:p w14:paraId="5F00353A">
      <w:pPr>
        <w:ind w:left="720" w:hanging="720"/>
        <w:jc w:val="left"/>
        <w:rPr>
          <w:rFonts w:hint="eastAsia" w:ascii="宋体" w:hAnsi="宋体" w:eastAsia="宋体" w:cs="宋体"/>
        </w:rPr>
      </w:pPr>
      <w:r>
        <w:rPr>
          <w:rFonts w:hint="eastAsia" w:ascii="宋体" w:hAnsi="宋体" w:eastAsia="宋体" w:cs="宋体"/>
        </w:rPr>
        <w:t>[36] LIU Y, YUAN Y S, YAN K M, et al. Evaluating the role of large language models in traditional Chinese medicine diagnosis and treatment recommendations[J]. npj Digital Medicine, 2025, 8(1): 466.</w:t>
      </w:r>
    </w:p>
    <w:p w14:paraId="3180ACC8">
      <w:pPr>
        <w:ind w:left="720" w:hanging="720"/>
        <w:jc w:val="left"/>
        <w:rPr>
          <w:rFonts w:hint="eastAsia" w:ascii="宋体" w:hAnsi="宋体" w:eastAsia="宋体" w:cs="宋体"/>
        </w:rPr>
      </w:pPr>
      <w:r>
        <w:rPr>
          <w:rFonts w:hint="eastAsia" w:ascii="宋体" w:hAnsi="宋体" w:eastAsia="宋体" w:cs="宋体"/>
        </w:rPr>
        <w:t>[37] TOPOL E J. High-performance medicine: the convergence of human and artificial intelligence[J]. Nature Medicine, 2019, 25(1): 44-56.</w:t>
      </w:r>
    </w:p>
    <w:p w14:paraId="1856FECC">
      <w:pPr>
        <w:ind w:left="720" w:hanging="720"/>
        <w:jc w:val="left"/>
        <w:rPr>
          <w:rFonts w:hint="eastAsia" w:ascii="宋体" w:hAnsi="宋体" w:eastAsia="宋体" w:cs="宋体"/>
        </w:rPr>
      </w:pPr>
      <w:r>
        <w:rPr>
          <w:rFonts w:hint="eastAsia" w:ascii="宋体" w:hAnsi="宋体" w:eastAsia="宋体" w:cs="宋体"/>
        </w:rPr>
        <w:t>[38] 全国信息技术标准化技术委员会. 人工智能 大模型 第2部分: 评测指标与方法: GB/T 45288.2—2025[S]. 北京: 中国标准出版社, 2025.</w:t>
      </w:r>
    </w:p>
    <w:p w14:paraId="792E96A5">
      <w:pPr>
        <w:ind w:left="720" w:hanging="720"/>
        <w:jc w:val="left"/>
        <w:rPr>
          <w:rFonts w:hint="eastAsia" w:ascii="宋体" w:hAnsi="宋体" w:eastAsia="宋体" w:cs="宋体"/>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2BAB"/>
    <w:rsid w:val="0029639D"/>
    <w:rsid w:val="00326F90"/>
    <w:rsid w:val="005539A0"/>
    <w:rsid w:val="00AA1D8D"/>
    <w:rsid w:val="00B47730"/>
    <w:rsid w:val="00CB0664"/>
    <w:rsid w:val="00FC693F"/>
    <w:rsid w:val="016F0A91"/>
    <w:rsid w:val="02704AC1"/>
    <w:rsid w:val="027520D7"/>
    <w:rsid w:val="03DE5A5A"/>
    <w:rsid w:val="0451447E"/>
    <w:rsid w:val="047168CE"/>
    <w:rsid w:val="04AC1BED"/>
    <w:rsid w:val="04B862AB"/>
    <w:rsid w:val="04C2712A"/>
    <w:rsid w:val="05272903"/>
    <w:rsid w:val="068F128E"/>
    <w:rsid w:val="074F739B"/>
    <w:rsid w:val="07DB478B"/>
    <w:rsid w:val="07EA70C4"/>
    <w:rsid w:val="087E15BA"/>
    <w:rsid w:val="08FF6B9F"/>
    <w:rsid w:val="090D306A"/>
    <w:rsid w:val="093A3733"/>
    <w:rsid w:val="09815806"/>
    <w:rsid w:val="09A3752A"/>
    <w:rsid w:val="0A5E16A3"/>
    <w:rsid w:val="0B220922"/>
    <w:rsid w:val="0BC1013B"/>
    <w:rsid w:val="0C57284E"/>
    <w:rsid w:val="0DBA12E6"/>
    <w:rsid w:val="0DDF6F9F"/>
    <w:rsid w:val="0E0D7668"/>
    <w:rsid w:val="0E4312DC"/>
    <w:rsid w:val="0F8C280E"/>
    <w:rsid w:val="0FFA00C0"/>
    <w:rsid w:val="112E6273"/>
    <w:rsid w:val="11AD363C"/>
    <w:rsid w:val="12E34E3B"/>
    <w:rsid w:val="138A3509"/>
    <w:rsid w:val="148A7C64"/>
    <w:rsid w:val="152F25BA"/>
    <w:rsid w:val="15763D45"/>
    <w:rsid w:val="15CF16A7"/>
    <w:rsid w:val="15D078F9"/>
    <w:rsid w:val="15F829AC"/>
    <w:rsid w:val="16225C7A"/>
    <w:rsid w:val="1638549E"/>
    <w:rsid w:val="167A7865"/>
    <w:rsid w:val="16946B78"/>
    <w:rsid w:val="16976668"/>
    <w:rsid w:val="16D90A2F"/>
    <w:rsid w:val="18866995"/>
    <w:rsid w:val="19197809"/>
    <w:rsid w:val="191E097B"/>
    <w:rsid w:val="1B7C7BDB"/>
    <w:rsid w:val="1B8076CB"/>
    <w:rsid w:val="1BE91714"/>
    <w:rsid w:val="1CA4563B"/>
    <w:rsid w:val="1CCB706C"/>
    <w:rsid w:val="1CCE26B8"/>
    <w:rsid w:val="1D8D60CF"/>
    <w:rsid w:val="1DD2442A"/>
    <w:rsid w:val="1E171E3D"/>
    <w:rsid w:val="1E8C282B"/>
    <w:rsid w:val="1EBB6C6C"/>
    <w:rsid w:val="1F3F164B"/>
    <w:rsid w:val="1F680BA2"/>
    <w:rsid w:val="1FEA15B7"/>
    <w:rsid w:val="206770AC"/>
    <w:rsid w:val="20DB1848"/>
    <w:rsid w:val="210E39CB"/>
    <w:rsid w:val="22F34C27"/>
    <w:rsid w:val="231D7EF5"/>
    <w:rsid w:val="2369138D"/>
    <w:rsid w:val="24A51F50"/>
    <w:rsid w:val="25317C88"/>
    <w:rsid w:val="256040C9"/>
    <w:rsid w:val="25D845A8"/>
    <w:rsid w:val="26BB5A5B"/>
    <w:rsid w:val="277B51EB"/>
    <w:rsid w:val="281A4A03"/>
    <w:rsid w:val="28FC05AD"/>
    <w:rsid w:val="293B10D5"/>
    <w:rsid w:val="29A547A1"/>
    <w:rsid w:val="29B42C36"/>
    <w:rsid w:val="29C235A5"/>
    <w:rsid w:val="2A2C6C70"/>
    <w:rsid w:val="2A554419"/>
    <w:rsid w:val="2AA66A22"/>
    <w:rsid w:val="2AC31382"/>
    <w:rsid w:val="2BBB02AC"/>
    <w:rsid w:val="2C0E2AD1"/>
    <w:rsid w:val="2C6646BB"/>
    <w:rsid w:val="2CE35D0C"/>
    <w:rsid w:val="2D6D3827"/>
    <w:rsid w:val="2F097580"/>
    <w:rsid w:val="2F4F1437"/>
    <w:rsid w:val="2F7610B9"/>
    <w:rsid w:val="3049232A"/>
    <w:rsid w:val="30B11C7D"/>
    <w:rsid w:val="30CE282F"/>
    <w:rsid w:val="30F2476F"/>
    <w:rsid w:val="31B163D9"/>
    <w:rsid w:val="31C83722"/>
    <w:rsid w:val="31F12C79"/>
    <w:rsid w:val="31F938DC"/>
    <w:rsid w:val="32036508"/>
    <w:rsid w:val="32236BAB"/>
    <w:rsid w:val="32562ADC"/>
    <w:rsid w:val="32D22AAA"/>
    <w:rsid w:val="33C00B55"/>
    <w:rsid w:val="344277BC"/>
    <w:rsid w:val="34796F56"/>
    <w:rsid w:val="34C74165"/>
    <w:rsid w:val="3643781B"/>
    <w:rsid w:val="3667175C"/>
    <w:rsid w:val="377A726D"/>
    <w:rsid w:val="383B2EA0"/>
    <w:rsid w:val="387A0F38"/>
    <w:rsid w:val="38B14F10"/>
    <w:rsid w:val="38F31085"/>
    <w:rsid w:val="3A175247"/>
    <w:rsid w:val="3A23599A"/>
    <w:rsid w:val="3AB31024"/>
    <w:rsid w:val="3B057795"/>
    <w:rsid w:val="3B47390A"/>
    <w:rsid w:val="3B4A33FA"/>
    <w:rsid w:val="3B561D9F"/>
    <w:rsid w:val="3B5F0C53"/>
    <w:rsid w:val="3C917532"/>
    <w:rsid w:val="3CAF79B9"/>
    <w:rsid w:val="3CC571DC"/>
    <w:rsid w:val="3D0715A3"/>
    <w:rsid w:val="3D8E3A72"/>
    <w:rsid w:val="3DEE2762"/>
    <w:rsid w:val="3DF77869"/>
    <w:rsid w:val="3EBA43F3"/>
    <w:rsid w:val="414F52C6"/>
    <w:rsid w:val="417C5A7B"/>
    <w:rsid w:val="41AF045B"/>
    <w:rsid w:val="41CE08E1"/>
    <w:rsid w:val="42CF2B62"/>
    <w:rsid w:val="42FE51F6"/>
    <w:rsid w:val="431467C7"/>
    <w:rsid w:val="43FE2FD4"/>
    <w:rsid w:val="450B3BFA"/>
    <w:rsid w:val="45196317"/>
    <w:rsid w:val="457572C5"/>
    <w:rsid w:val="458614D2"/>
    <w:rsid w:val="46BC369C"/>
    <w:rsid w:val="4A9E2E1A"/>
    <w:rsid w:val="4ABA5EA6"/>
    <w:rsid w:val="4B1C090F"/>
    <w:rsid w:val="4B893ACB"/>
    <w:rsid w:val="4B9761E7"/>
    <w:rsid w:val="4C207F8B"/>
    <w:rsid w:val="4C5E6D05"/>
    <w:rsid w:val="4D0E4287"/>
    <w:rsid w:val="4DFE60AA"/>
    <w:rsid w:val="4E6A7BE3"/>
    <w:rsid w:val="4E8A5B90"/>
    <w:rsid w:val="4F8C5937"/>
    <w:rsid w:val="4F9A0054"/>
    <w:rsid w:val="4FB530E0"/>
    <w:rsid w:val="50E33C7D"/>
    <w:rsid w:val="5139389D"/>
    <w:rsid w:val="51B573C7"/>
    <w:rsid w:val="51EE6435"/>
    <w:rsid w:val="526D1A50"/>
    <w:rsid w:val="534053B7"/>
    <w:rsid w:val="535B5D4C"/>
    <w:rsid w:val="54330A77"/>
    <w:rsid w:val="54F63F7F"/>
    <w:rsid w:val="55116D80"/>
    <w:rsid w:val="565C42B5"/>
    <w:rsid w:val="569357FD"/>
    <w:rsid w:val="56BC4D54"/>
    <w:rsid w:val="56C1236A"/>
    <w:rsid w:val="574A6804"/>
    <w:rsid w:val="575C02E5"/>
    <w:rsid w:val="57EF1159"/>
    <w:rsid w:val="5814296E"/>
    <w:rsid w:val="58515970"/>
    <w:rsid w:val="585F1E3B"/>
    <w:rsid w:val="595B4CF8"/>
    <w:rsid w:val="5A8E2EAB"/>
    <w:rsid w:val="5A985AD8"/>
    <w:rsid w:val="5ABA77FD"/>
    <w:rsid w:val="5B2F01EA"/>
    <w:rsid w:val="5B8147BE"/>
    <w:rsid w:val="5DB22A0D"/>
    <w:rsid w:val="5DBE5856"/>
    <w:rsid w:val="5E435D5B"/>
    <w:rsid w:val="5F88611B"/>
    <w:rsid w:val="620D46B6"/>
    <w:rsid w:val="62571DD5"/>
    <w:rsid w:val="62F53AC8"/>
    <w:rsid w:val="63442359"/>
    <w:rsid w:val="63534C92"/>
    <w:rsid w:val="637A3FCD"/>
    <w:rsid w:val="63E458EA"/>
    <w:rsid w:val="645B3DFE"/>
    <w:rsid w:val="649E3CEB"/>
    <w:rsid w:val="6525440C"/>
    <w:rsid w:val="653D3504"/>
    <w:rsid w:val="655D5954"/>
    <w:rsid w:val="65842EE1"/>
    <w:rsid w:val="65CC6636"/>
    <w:rsid w:val="660758C0"/>
    <w:rsid w:val="66805D9E"/>
    <w:rsid w:val="6727446C"/>
    <w:rsid w:val="69623539"/>
    <w:rsid w:val="69912070"/>
    <w:rsid w:val="6AB778B5"/>
    <w:rsid w:val="6AC326FD"/>
    <w:rsid w:val="6B317667"/>
    <w:rsid w:val="6D284A9A"/>
    <w:rsid w:val="6DA85BDA"/>
    <w:rsid w:val="6DAD4F9F"/>
    <w:rsid w:val="6DB66549"/>
    <w:rsid w:val="6E2E60E0"/>
    <w:rsid w:val="6E7D7067"/>
    <w:rsid w:val="6F457B85"/>
    <w:rsid w:val="700E441B"/>
    <w:rsid w:val="718A7AD1"/>
    <w:rsid w:val="719721EE"/>
    <w:rsid w:val="71F31B1A"/>
    <w:rsid w:val="72273572"/>
    <w:rsid w:val="722E4900"/>
    <w:rsid w:val="73DC038C"/>
    <w:rsid w:val="73E060CE"/>
    <w:rsid w:val="74620891"/>
    <w:rsid w:val="7467234B"/>
    <w:rsid w:val="74744A68"/>
    <w:rsid w:val="7487654A"/>
    <w:rsid w:val="757A4300"/>
    <w:rsid w:val="759E7FEF"/>
    <w:rsid w:val="75AB44BA"/>
    <w:rsid w:val="75B63A90"/>
    <w:rsid w:val="75B94E29"/>
    <w:rsid w:val="75C31803"/>
    <w:rsid w:val="76742AFE"/>
    <w:rsid w:val="769A6A08"/>
    <w:rsid w:val="769B62DC"/>
    <w:rsid w:val="76A07D97"/>
    <w:rsid w:val="76F123A0"/>
    <w:rsid w:val="77040325"/>
    <w:rsid w:val="77933457"/>
    <w:rsid w:val="77A6318B"/>
    <w:rsid w:val="783E33C3"/>
    <w:rsid w:val="78526E6F"/>
    <w:rsid w:val="79305402"/>
    <w:rsid w:val="79701CA2"/>
    <w:rsid w:val="799040F2"/>
    <w:rsid w:val="7B5D1DB2"/>
    <w:rsid w:val="7B7F61CD"/>
    <w:rsid w:val="7C0B7A60"/>
    <w:rsid w:val="7CEF7382"/>
    <w:rsid w:val="7D292894"/>
    <w:rsid w:val="7D6E64F9"/>
    <w:rsid w:val="7DF10ED8"/>
    <w:rsid w:val="7E0230E5"/>
    <w:rsid w:val="7E4454AB"/>
    <w:rsid w:val="7E9C52E7"/>
    <w:rsid w:val="7EA36676"/>
    <w:rsid w:val="7EDE145C"/>
    <w:rsid w:val="7F0709B3"/>
    <w:rsid w:val="7F0A04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15724</Words>
  <Characters>25538</Characters>
  <Lines>0</Lines>
  <Paragraphs>0</Paragraphs>
  <TotalTime>31</TotalTime>
  <ScaleCrop>false</ScaleCrop>
  <LinksUpToDate>false</LinksUpToDate>
  <CharactersWithSpaces>27218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2026-06-17T06:18:31Z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FD0398F6219D4EBA91C175785F4725DE_12</vt:lpwstr>
  </property>
</Properties>
</file>